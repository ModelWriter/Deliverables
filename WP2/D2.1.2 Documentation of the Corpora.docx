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FC355" w14:textId="77777777" w:rsidR="00BF5F63" w:rsidRPr="009F48AC" w:rsidRDefault="00BF5F63" w:rsidP="00597824">
      <w:pPr>
        <w:pStyle w:val="ITEABodyText"/>
        <w:rPr>
          <w:rFonts w:eastAsiaTheme="majorEastAsia" w:cs="Arial"/>
          <w:color w:val="00A651" w:themeColor="accent1"/>
          <w:sz w:val="48"/>
          <w:szCs w:val="48"/>
          <w:vertAlign w:val="subscript"/>
        </w:rPr>
      </w:pPr>
      <w:bookmarkStart w:id="0" w:name="_GoBack"/>
      <w:bookmarkEnd w:id="0"/>
    </w:p>
    <w:p w14:paraId="35655524" w14:textId="5AB584FC" w:rsidR="00207651" w:rsidRDefault="003F46C4" w:rsidP="00246F8D">
      <w:pPr>
        <w:pStyle w:val="ITEASubTitle"/>
        <w:rPr>
          <w:b/>
          <w:color w:val="00B050"/>
          <w:sz w:val="48"/>
          <w:szCs w:val="48"/>
        </w:rPr>
      </w:pPr>
      <w:r>
        <w:rPr>
          <w:b/>
          <w:color w:val="00B050"/>
          <w:sz w:val="48"/>
          <w:szCs w:val="48"/>
        </w:rPr>
        <w:t>D2.1.2 Documentation of the Corpora</w:t>
      </w:r>
    </w:p>
    <w:p w14:paraId="0B8027F0" w14:textId="77777777" w:rsidR="00BF5F63" w:rsidRPr="009301B2" w:rsidRDefault="00B12AC6" w:rsidP="00246F8D">
      <w:pPr>
        <w:pStyle w:val="ITEASubTitle"/>
      </w:pPr>
      <w:r>
        <w:t>ModelWriter</w:t>
      </w:r>
    </w:p>
    <w:p w14:paraId="4E88DE34" w14:textId="77777777" w:rsidR="00BF5F63" w:rsidRPr="009301B2" w:rsidRDefault="00B12AC6" w:rsidP="00246F8D">
      <w:pPr>
        <w:pStyle w:val="ITEASubTitle2"/>
      </w:pPr>
      <w:r>
        <w:t>Text &amp; Model-Synchronized Document Engineering Platform</w:t>
      </w:r>
    </w:p>
    <w:p w14:paraId="73C15DAF" w14:textId="77777777" w:rsidR="00BF5F63" w:rsidRPr="009301B2" w:rsidRDefault="00BF5F63" w:rsidP="00BF5F63">
      <w:pPr>
        <w:pStyle w:val="NoSpacing"/>
        <w:pBdr>
          <w:bottom w:val="single" w:sz="4" w:space="1" w:color="00A651" w:themeColor="accent1"/>
        </w:pBdr>
        <w:spacing w:line="240" w:lineRule="auto"/>
        <w:rPr>
          <w:sz w:val="10"/>
          <w:szCs w:val="2"/>
          <w:lang w:val="en-GB"/>
        </w:rPr>
      </w:pPr>
    </w:p>
    <w:p w14:paraId="5C33F8E2" w14:textId="77777777" w:rsidR="00BF5F63" w:rsidRPr="009301B2" w:rsidRDefault="00BF5F63" w:rsidP="00BF5F63">
      <w:pPr>
        <w:pStyle w:val="NoSpacing"/>
        <w:rPr>
          <w:lang w:val="en-GB"/>
        </w:rPr>
      </w:pPr>
    </w:p>
    <w:p w14:paraId="50DFEF1C" w14:textId="77777777" w:rsidR="00BF5F63" w:rsidRPr="009301B2" w:rsidRDefault="00BF5F63" w:rsidP="00CA166C">
      <w:pPr>
        <w:pStyle w:val="ITEABodyText"/>
      </w:pPr>
    </w:p>
    <w:p w14:paraId="39E4EC6C" w14:textId="77777777" w:rsidR="00BF5F63" w:rsidRPr="009301B2" w:rsidRDefault="00BF5F63" w:rsidP="00CA166C">
      <w:pPr>
        <w:pStyle w:val="ITEABodyText"/>
      </w:pPr>
    </w:p>
    <w:p w14:paraId="1E4ED09D" w14:textId="77777777" w:rsidR="00BF5F63" w:rsidRPr="009301B2" w:rsidRDefault="00BF5F63" w:rsidP="00CA166C">
      <w:pPr>
        <w:pStyle w:val="ITEABodyText"/>
      </w:pPr>
    </w:p>
    <w:p w14:paraId="50A5E7A8" w14:textId="77777777" w:rsidR="00BF5F63" w:rsidRPr="009301B2" w:rsidRDefault="00BF5F63" w:rsidP="00CA166C">
      <w:pPr>
        <w:pStyle w:val="ITEABodyText"/>
      </w:pPr>
    </w:p>
    <w:p w14:paraId="07B502F5" w14:textId="77777777" w:rsidR="00BF5F63" w:rsidRPr="009301B2" w:rsidRDefault="00BF5F63" w:rsidP="00CA166C">
      <w:pPr>
        <w:pStyle w:val="ITEABodyText"/>
      </w:pPr>
    </w:p>
    <w:p w14:paraId="463F2C32" w14:textId="77777777" w:rsidR="00BF5F63" w:rsidRPr="009301B2" w:rsidRDefault="00BF5F63" w:rsidP="00CA166C">
      <w:pPr>
        <w:pStyle w:val="ITEABodyText"/>
      </w:pPr>
    </w:p>
    <w:p w14:paraId="008F670A" w14:textId="77777777" w:rsidR="00BF5F63" w:rsidRPr="009301B2" w:rsidRDefault="00BF5F63" w:rsidP="00CA166C">
      <w:pPr>
        <w:pStyle w:val="ITEABodyText"/>
      </w:pPr>
    </w:p>
    <w:p w14:paraId="18709B30" w14:textId="77777777" w:rsidR="00BF5F63" w:rsidRPr="009301B2" w:rsidRDefault="00BF5F63" w:rsidP="00CA166C">
      <w:pPr>
        <w:pStyle w:val="ITEABodyText"/>
      </w:pPr>
    </w:p>
    <w:p w14:paraId="32FE4EE4" w14:textId="77777777" w:rsidR="00BF5F63" w:rsidRPr="009301B2" w:rsidRDefault="00BF5F63" w:rsidP="00CA166C">
      <w:pPr>
        <w:pStyle w:val="ITEABodyText"/>
      </w:pPr>
    </w:p>
    <w:p w14:paraId="6125469F" w14:textId="77777777" w:rsidR="002115D5" w:rsidRDefault="002115D5" w:rsidP="00207651">
      <w:pPr>
        <w:pStyle w:val="ITEABodyText"/>
      </w:pPr>
    </w:p>
    <w:p w14:paraId="6E133663" w14:textId="77777777" w:rsidR="002115D5" w:rsidRDefault="002115D5" w:rsidP="002115D5">
      <w:pPr>
        <w:pStyle w:val="ITEABodyText"/>
      </w:pPr>
    </w:p>
    <w:p w14:paraId="721A566B" w14:textId="77777777" w:rsidR="002115D5" w:rsidRPr="009301B2" w:rsidRDefault="003F46C4" w:rsidP="002115D5">
      <w:pPr>
        <w:pStyle w:val="ITEABodyText"/>
      </w:pPr>
      <w:r>
        <w:t>Work Package: WP2</w:t>
      </w:r>
    </w:p>
    <w:p w14:paraId="77723AC8" w14:textId="77777777" w:rsidR="002115D5" w:rsidRPr="009301B2" w:rsidRDefault="002115D5" w:rsidP="002115D5">
      <w:pPr>
        <w:pStyle w:val="ITEABodyText"/>
      </w:pPr>
      <w:r>
        <w:t xml:space="preserve">Task: </w:t>
      </w:r>
      <w:r w:rsidR="003F46C4">
        <w:t>2.1 – Data Collection</w:t>
      </w:r>
    </w:p>
    <w:p w14:paraId="74460ADB" w14:textId="77777777" w:rsidR="002115D5" w:rsidRDefault="002115D5" w:rsidP="00207651">
      <w:pPr>
        <w:pStyle w:val="ITEABodyText"/>
      </w:pPr>
    </w:p>
    <w:p w14:paraId="3E1B6BAB" w14:textId="77777777" w:rsidR="00207651" w:rsidRDefault="00207651" w:rsidP="00207651">
      <w:pPr>
        <w:pStyle w:val="ITEABodyText"/>
      </w:pPr>
      <w:r>
        <w:t>Edited by:</w:t>
      </w:r>
    </w:p>
    <w:p w14:paraId="3CFE5F8E" w14:textId="77777777" w:rsidR="00207651" w:rsidRDefault="00207651" w:rsidP="00207651">
      <w:pPr>
        <w:pStyle w:val="ITEABodyText"/>
      </w:pPr>
    </w:p>
    <w:p w14:paraId="05A49BAA" w14:textId="77777777" w:rsidR="00207651" w:rsidRDefault="003F46C4" w:rsidP="00207651">
      <w:pPr>
        <w:pStyle w:val="BodyText"/>
        <w:ind w:left="709"/>
      </w:pPr>
      <w:r>
        <w:t>Claire Gardent</w:t>
      </w:r>
      <w:r w:rsidR="00207651">
        <w:t xml:space="preserve"> &lt;</w:t>
      </w:r>
      <w:r>
        <w:t>claire.gardent@loria.fr</w:t>
      </w:r>
      <w:r w:rsidR="00207651">
        <w:t>&gt;</w:t>
      </w:r>
      <w:r>
        <w:t xml:space="preserve"> (CNRS / LORIA</w:t>
      </w:r>
      <w:r w:rsidR="0094586B">
        <w:t>)</w:t>
      </w:r>
    </w:p>
    <w:p w14:paraId="16F46A67" w14:textId="77777777" w:rsidR="00207651" w:rsidRPr="00843B24" w:rsidRDefault="003F46C4" w:rsidP="00207651">
      <w:pPr>
        <w:pStyle w:val="BodyText"/>
        <w:ind w:left="709"/>
        <w:rPr>
          <w:lang w:val="fr-FR"/>
        </w:rPr>
      </w:pPr>
      <w:r w:rsidRPr="00843B24">
        <w:rPr>
          <w:lang w:val="fr-FR"/>
        </w:rPr>
        <w:t>Mariem Mahfoudh &lt;mariem.mahfoudh@loria.fr</w:t>
      </w:r>
      <w:r w:rsidR="00207651" w:rsidRPr="00843B24">
        <w:rPr>
          <w:lang w:val="fr-FR"/>
        </w:rPr>
        <w:t>&gt;</w:t>
      </w:r>
      <w:r w:rsidRPr="00843B24">
        <w:rPr>
          <w:lang w:val="fr-FR"/>
        </w:rPr>
        <w:t xml:space="preserve"> (CNRS / LORIA</w:t>
      </w:r>
      <w:r w:rsidR="0094586B" w:rsidRPr="00843B24">
        <w:rPr>
          <w:lang w:val="fr-FR"/>
        </w:rPr>
        <w:t>)</w:t>
      </w:r>
    </w:p>
    <w:p w14:paraId="39A2BA40" w14:textId="77777777" w:rsidR="005E65A8" w:rsidRDefault="003F46C4" w:rsidP="00207651">
      <w:pPr>
        <w:pStyle w:val="BodyText"/>
        <w:ind w:left="709"/>
        <w:rPr>
          <w:ins w:id="1" w:author="Claire Gardent" w:date="2015-09-08T18:23:00Z"/>
        </w:rPr>
      </w:pPr>
      <w:r>
        <w:t>Samuel Cruz-Lara &lt;samuel.cruz-lara@loria.fr&gt; (University of Lorraine / LORIA)</w:t>
      </w:r>
    </w:p>
    <w:p w14:paraId="32CFF202" w14:textId="3F88E37F" w:rsidR="00992705" w:rsidRDefault="00992705" w:rsidP="00207651">
      <w:pPr>
        <w:pStyle w:val="BodyText"/>
        <w:ind w:left="709"/>
        <w:rPr>
          <w:ins w:id="2" w:author="Ferhat Erata" w:date="2015-09-16T13:28:00Z"/>
        </w:rPr>
      </w:pPr>
      <w:r>
        <w:t xml:space="preserve">Anne Monceaux </w:t>
      </w:r>
      <w:r w:rsidR="004F0245">
        <w:t>&lt;</w:t>
      </w:r>
      <w:r w:rsidR="00862D59" w:rsidRPr="00C82FF9">
        <w:t>anne.monceaux@airbus.com</w:t>
      </w:r>
      <w:r w:rsidR="00C82FF9">
        <w:t xml:space="preserve">&gt; </w:t>
      </w:r>
      <w:r w:rsidR="00862D59">
        <w:t>(AIRBUS Group)</w:t>
      </w:r>
    </w:p>
    <w:p w14:paraId="4999F697" w14:textId="77777777" w:rsidR="00451956" w:rsidRDefault="00451956" w:rsidP="00451956">
      <w:pPr>
        <w:pStyle w:val="BodyText"/>
        <w:ind w:left="709"/>
        <w:rPr>
          <w:ins w:id="3" w:author="Ferhat Erata" w:date="2015-09-16T13:28:00Z"/>
        </w:rPr>
      </w:pPr>
      <w:ins w:id="4" w:author="Ferhat Erata" w:date="2015-09-16T13:28:00Z">
        <w:r>
          <w:t>Ferhat Erata &lt;ferhat.erata@unitbilisim.com&gt; (UNIT)</w:t>
        </w:r>
      </w:ins>
    </w:p>
    <w:p w14:paraId="55CA3682" w14:textId="77777777" w:rsidR="00451956" w:rsidRDefault="00451956" w:rsidP="00207651">
      <w:pPr>
        <w:pStyle w:val="BodyText"/>
        <w:ind w:left="709"/>
      </w:pPr>
    </w:p>
    <w:p w14:paraId="6E83F883" w14:textId="77777777" w:rsidR="00207651" w:rsidRDefault="00207651" w:rsidP="00207651">
      <w:pPr>
        <w:pStyle w:val="BodyText"/>
      </w:pPr>
    </w:p>
    <w:p w14:paraId="57E1A5DC" w14:textId="17103011" w:rsidR="00207651" w:rsidRDefault="00207651" w:rsidP="00207651">
      <w:pPr>
        <w:pStyle w:val="BodyText"/>
      </w:pPr>
      <w:r w:rsidRPr="00B15F69">
        <w:t>Date:</w:t>
      </w:r>
      <w:r w:rsidR="003F46C4">
        <w:t xml:space="preserve"> </w:t>
      </w:r>
      <w:ins w:id="5" w:author="Ferhat Erata" w:date="2015-09-16T13:28:00Z">
        <w:r w:rsidR="00387102">
          <w:t>16</w:t>
        </w:r>
      </w:ins>
      <w:del w:id="6" w:author="Ferhat Erata" w:date="2015-09-16T13:28:00Z">
        <w:r w:rsidR="003F46C4" w:rsidDel="00387102">
          <w:delText>2</w:delText>
        </w:r>
      </w:del>
      <w:r w:rsidR="003F46C4">
        <w:t>-Sept</w:t>
      </w:r>
      <w:r>
        <w:t>-2015</w:t>
      </w:r>
    </w:p>
    <w:p w14:paraId="06A4D4E6" w14:textId="2F0ECEEF" w:rsidR="001351A0" w:rsidRDefault="00207651" w:rsidP="00207651">
      <w:pPr>
        <w:pStyle w:val="ITEABodyText"/>
      </w:pPr>
      <w:r>
        <w:t>Version: 1.0.</w:t>
      </w:r>
      <w:ins w:id="7" w:author="Ferhat Erata" w:date="2015-09-16T13:28:00Z">
        <w:r w:rsidR="00451956">
          <w:t>1</w:t>
        </w:r>
      </w:ins>
      <w:del w:id="8" w:author="Ferhat Erata" w:date="2015-09-16T13:28:00Z">
        <w:r w:rsidDel="00451956">
          <w:delText>0</w:delText>
        </w:r>
      </w:del>
    </w:p>
    <w:p w14:paraId="7C882536" w14:textId="77777777" w:rsidR="001351A0" w:rsidRPr="009301B2" w:rsidRDefault="001351A0" w:rsidP="00CA166C">
      <w:pPr>
        <w:pStyle w:val="ITEABodyText"/>
      </w:pPr>
    </w:p>
    <w:p w14:paraId="0E088886" w14:textId="77777777" w:rsidR="001351A0" w:rsidRPr="009301B2" w:rsidRDefault="001351A0" w:rsidP="00CA166C">
      <w:pPr>
        <w:pStyle w:val="ITEABodyText"/>
      </w:pPr>
    </w:p>
    <w:p w14:paraId="786A328D" w14:textId="77777777" w:rsidR="001351A0" w:rsidRPr="009301B2" w:rsidRDefault="001351A0" w:rsidP="00CA166C">
      <w:pPr>
        <w:pStyle w:val="ITEABodyText"/>
      </w:pPr>
    </w:p>
    <w:p w14:paraId="1D223C11" w14:textId="77777777" w:rsidR="001351A0" w:rsidRPr="009301B2" w:rsidRDefault="001351A0" w:rsidP="00CA166C">
      <w:pPr>
        <w:pStyle w:val="ITEABodyText"/>
      </w:pPr>
    </w:p>
    <w:p w14:paraId="456720EE" w14:textId="77777777" w:rsidR="001351A0" w:rsidRPr="009301B2" w:rsidRDefault="001351A0" w:rsidP="00CA166C">
      <w:pPr>
        <w:pStyle w:val="ITEABodyText"/>
      </w:pPr>
    </w:p>
    <w:p w14:paraId="2067329D" w14:textId="77777777" w:rsidR="001351A0" w:rsidRPr="009301B2" w:rsidRDefault="001351A0" w:rsidP="00CA166C">
      <w:pPr>
        <w:pStyle w:val="ITEABodyText"/>
      </w:pPr>
    </w:p>
    <w:p w14:paraId="320D76F2" w14:textId="77777777" w:rsidR="001351A0" w:rsidRPr="009301B2" w:rsidRDefault="001351A0" w:rsidP="00CA166C">
      <w:pPr>
        <w:pStyle w:val="ITEABodyText"/>
      </w:pPr>
    </w:p>
    <w:p w14:paraId="4998E772" w14:textId="77777777" w:rsidR="001351A0" w:rsidRPr="009301B2" w:rsidRDefault="001351A0" w:rsidP="00CA166C">
      <w:pPr>
        <w:pStyle w:val="ITEABodyText"/>
      </w:pPr>
    </w:p>
    <w:p w14:paraId="09F3EFD6" w14:textId="77777777" w:rsidR="001351A0" w:rsidRPr="009301B2" w:rsidRDefault="001351A0" w:rsidP="00CA166C">
      <w:pPr>
        <w:pStyle w:val="ITEABodyText"/>
      </w:pPr>
    </w:p>
    <w:p w14:paraId="6E449C09" w14:textId="77777777" w:rsidR="001351A0" w:rsidRPr="009301B2" w:rsidRDefault="001351A0" w:rsidP="00CA166C">
      <w:pPr>
        <w:pStyle w:val="ITEABodyText"/>
      </w:pPr>
    </w:p>
    <w:p w14:paraId="5923076B" w14:textId="77777777" w:rsidR="001351A0" w:rsidRPr="009301B2" w:rsidRDefault="001351A0" w:rsidP="00CA166C">
      <w:pPr>
        <w:pStyle w:val="ITEABodyText"/>
      </w:pPr>
    </w:p>
    <w:p w14:paraId="2FE08158" w14:textId="77777777" w:rsidR="001351A0" w:rsidRPr="009301B2" w:rsidRDefault="001351A0" w:rsidP="00CA166C">
      <w:pPr>
        <w:pStyle w:val="ITEABodyText"/>
      </w:pPr>
    </w:p>
    <w:p w14:paraId="52CECEE8" w14:textId="77777777" w:rsidR="001351A0" w:rsidRPr="009301B2" w:rsidDel="00387102" w:rsidRDefault="001351A0" w:rsidP="005E65A8">
      <w:pPr>
        <w:pStyle w:val="ITEABodyText"/>
        <w:jc w:val="center"/>
        <w:rPr>
          <w:del w:id="9" w:author="Ferhat Erata" w:date="2015-09-16T13:28:00Z"/>
        </w:rP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62E46E20" w14:textId="77777777" w:rsidR="00AC7133" w:rsidRPr="009301B2" w:rsidRDefault="00AC7133">
      <w:pPr>
        <w:pStyle w:val="ITEABodyText"/>
        <w:jc w:val="center"/>
        <w:rPr>
          <w:sz w:val="28"/>
        </w:rPr>
        <w:pPrChange w:id="10" w:author="Ferhat Erata" w:date="2015-09-16T13:28:00Z">
          <w:pPr/>
        </w:pPrChange>
      </w:pPr>
      <w:r w:rsidRPr="009301B2">
        <w:br w:type="page"/>
      </w:r>
    </w:p>
    <w:p w14:paraId="7061A547" w14:textId="77777777" w:rsidR="00AC7133" w:rsidRDefault="00BF728D" w:rsidP="00560A6C">
      <w:pPr>
        <w:pStyle w:val="ITEAHeading0"/>
        <w:rPr>
          <w:lang w:val="en-GB"/>
        </w:rPr>
      </w:pPr>
      <w:bookmarkStart w:id="11" w:name="_Toc397002644"/>
      <w:bookmarkStart w:id="12" w:name="_Toc397002678"/>
      <w:bookmarkStart w:id="13" w:name="_Toc397003061"/>
      <w:bookmarkStart w:id="14" w:name="_Toc397004129"/>
      <w:bookmarkStart w:id="15" w:name="_Toc397005047"/>
      <w:bookmarkStart w:id="16" w:name="_Toc430172762"/>
      <w:r>
        <w:rPr>
          <w:lang w:val="en-GB"/>
        </w:rPr>
        <w:lastRenderedPageBreak/>
        <w:t>D</w:t>
      </w:r>
      <w:r w:rsidR="00F2092D">
        <w:rPr>
          <w:lang w:val="en-GB"/>
        </w:rPr>
        <w:t>ocument</w:t>
      </w:r>
      <w:r w:rsidR="00AC7133" w:rsidRPr="00687E44">
        <w:rPr>
          <w:lang w:val="en-GB"/>
        </w:rPr>
        <w:t xml:space="preserve"> </w:t>
      </w:r>
      <w:bookmarkEnd w:id="11"/>
      <w:bookmarkEnd w:id="12"/>
      <w:bookmarkEnd w:id="13"/>
      <w:bookmarkEnd w:id="14"/>
      <w:bookmarkEnd w:id="15"/>
      <w:r w:rsidR="00F2092D">
        <w:rPr>
          <w:lang w:val="en-GB"/>
        </w:rPr>
        <w:t>History</w:t>
      </w:r>
      <w:bookmarkEnd w:id="16"/>
    </w:p>
    <w:tbl>
      <w:tblPr>
        <w:tblStyle w:val="MediumShading1-Accent2"/>
        <w:tblW w:w="5000" w:type="pct"/>
        <w:tblLook w:val="04A0" w:firstRow="1" w:lastRow="0" w:firstColumn="1" w:lastColumn="0" w:noHBand="0" w:noVBand="1"/>
      </w:tblPr>
      <w:tblGrid>
        <w:gridCol w:w="1012"/>
        <w:gridCol w:w="2398"/>
        <w:gridCol w:w="1658"/>
        <w:gridCol w:w="4218"/>
      </w:tblGrid>
      <w:tr w:rsidR="00973958" w14:paraId="75AD3D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6D0E84F5" w14:textId="77777777" w:rsidR="00973958" w:rsidRDefault="00973958" w:rsidP="00973958">
            <w:pPr>
              <w:pStyle w:val="ITEABodyText"/>
              <w:ind w:left="0"/>
              <w:rPr>
                <w:lang w:eastAsia="en-US"/>
              </w:rPr>
            </w:pPr>
            <w:r>
              <w:rPr>
                <w:lang w:eastAsia="en-US"/>
              </w:rPr>
              <w:t>Version</w:t>
            </w:r>
          </w:p>
        </w:tc>
        <w:tc>
          <w:tcPr>
            <w:tcW w:w="1291" w:type="pct"/>
          </w:tcPr>
          <w:p w14:paraId="610FA80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30AF276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4A889AF3"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7431C29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20A62AD" w14:textId="77777777" w:rsidR="00973958" w:rsidRDefault="00973958" w:rsidP="00B0025C">
            <w:pPr>
              <w:pStyle w:val="ITEABodyText"/>
              <w:rPr>
                <w:lang w:eastAsia="en-US"/>
              </w:rPr>
            </w:pPr>
            <w:r>
              <w:rPr>
                <w:lang w:eastAsia="en-US"/>
              </w:rPr>
              <w:t>0.1.0</w:t>
            </w:r>
          </w:p>
        </w:tc>
        <w:tc>
          <w:tcPr>
            <w:tcW w:w="1291" w:type="pct"/>
          </w:tcPr>
          <w:p w14:paraId="5DDB91DD" w14:textId="77777777"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sidRPr="00843B24">
              <w:rPr>
                <w:lang w:val="fr-FR" w:eastAsia="en-US"/>
              </w:rPr>
              <w:t>Claire Gardent, Mariem Mahfoudh, Samuel Cruz-Lara</w:t>
            </w:r>
          </w:p>
          <w:p w14:paraId="33783E85" w14:textId="4B77C5CB" w:rsidR="006F7042" w:rsidRPr="00843B24" w:rsidRDefault="006F704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Pr>
                <w:lang w:val="fr-FR" w:eastAsia="en-US"/>
              </w:rPr>
              <w:t>Anne Monceaux</w:t>
            </w:r>
          </w:p>
        </w:tc>
        <w:tc>
          <w:tcPr>
            <w:tcW w:w="893" w:type="pct"/>
          </w:tcPr>
          <w:p w14:paraId="27034C95" w14:textId="77777777"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449DC8EB"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69570F8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4026E20" w14:textId="77777777" w:rsidR="00973958" w:rsidRDefault="00973958" w:rsidP="00B0025C">
            <w:pPr>
              <w:pStyle w:val="ITEABodyText"/>
              <w:rPr>
                <w:lang w:eastAsia="en-US"/>
              </w:rPr>
            </w:pPr>
            <w:r>
              <w:rPr>
                <w:lang w:eastAsia="en-US"/>
              </w:rPr>
              <w:t>1.0.0</w:t>
            </w:r>
          </w:p>
        </w:tc>
        <w:tc>
          <w:tcPr>
            <w:tcW w:w="1291" w:type="pct"/>
          </w:tcPr>
          <w:p w14:paraId="7FDD0DA1" w14:textId="77777777" w:rsidR="006F7042" w:rsidRDefault="006F7042" w:rsidP="006F7042">
            <w:pPr>
              <w:pStyle w:val="ITEABodyText"/>
              <w:jc w:val="left"/>
              <w:cnfStyle w:val="000000010000" w:firstRow="0" w:lastRow="0" w:firstColumn="0" w:lastColumn="0" w:oddVBand="0" w:evenVBand="0" w:oddHBand="0" w:evenHBand="1" w:firstRowFirstColumn="0" w:firstRowLastColumn="0" w:lastRowFirstColumn="0" w:lastRowLastColumn="0"/>
              <w:rPr>
                <w:lang w:val="fr-FR" w:eastAsia="en-US"/>
              </w:rPr>
            </w:pPr>
            <w:r w:rsidRPr="00843B24">
              <w:rPr>
                <w:lang w:val="fr-FR" w:eastAsia="en-US"/>
              </w:rPr>
              <w:t>Claire Gardent, Mariem Mahfoudh, Samuel Cruz-Lara</w:t>
            </w:r>
          </w:p>
          <w:p w14:paraId="5C478AAE" w14:textId="017A7245" w:rsidR="00973958" w:rsidRDefault="006F7042" w:rsidP="006F7042">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val="fr-FR" w:eastAsia="en-US"/>
              </w:rPr>
              <w:t>Anne Monceaux</w:t>
            </w:r>
            <w:r w:rsidDel="006F7042">
              <w:rPr>
                <w:lang w:eastAsia="en-US"/>
              </w:rPr>
              <w:t xml:space="preserve"> </w:t>
            </w:r>
          </w:p>
        </w:tc>
        <w:tc>
          <w:tcPr>
            <w:tcW w:w="893" w:type="pct"/>
          </w:tcPr>
          <w:p w14:paraId="3FA012DF" w14:textId="018C6139" w:rsidR="00973958" w:rsidRDefault="006F7042"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t>9-Sept-2015</w:t>
            </w:r>
          </w:p>
        </w:tc>
        <w:tc>
          <w:tcPr>
            <w:tcW w:w="2271" w:type="pct"/>
          </w:tcPr>
          <w:p w14:paraId="7B00D0CC" w14:textId="7777777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0655DF8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BFAA932" w14:textId="3A3AACCE" w:rsidR="00973958" w:rsidRDefault="00C94E1C" w:rsidP="00B0025C">
            <w:pPr>
              <w:pStyle w:val="ITEABodyText"/>
              <w:rPr>
                <w:lang w:eastAsia="en-US"/>
              </w:rPr>
            </w:pPr>
            <w:ins w:id="17" w:author="Ferhat Erata" w:date="2015-09-16T13:10:00Z">
              <w:r>
                <w:rPr>
                  <w:lang w:eastAsia="en-US"/>
                </w:rPr>
                <w:t>1.0.1</w:t>
              </w:r>
            </w:ins>
          </w:p>
        </w:tc>
        <w:tc>
          <w:tcPr>
            <w:tcW w:w="1291" w:type="pct"/>
          </w:tcPr>
          <w:p w14:paraId="6A39BB21" w14:textId="15A5484D"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8" w:author="Ferhat Erata" w:date="2015-09-16T13:14:00Z">
              <w:r>
                <w:rPr>
                  <w:lang w:eastAsia="en-US"/>
                </w:rPr>
                <w:t>Ferhat Erata</w:t>
              </w:r>
            </w:ins>
          </w:p>
        </w:tc>
        <w:tc>
          <w:tcPr>
            <w:tcW w:w="893" w:type="pct"/>
          </w:tcPr>
          <w:p w14:paraId="43CCC445" w14:textId="669BEE30"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9" w:author="Ferhat Erata" w:date="2015-09-16T13:14:00Z">
              <w:r>
                <w:rPr>
                  <w:lang w:eastAsia="en-US"/>
                </w:rPr>
                <w:t>16-Sept-2015</w:t>
              </w:r>
            </w:ins>
          </w:p>
        </w:tc>
        <w:tc>
          <w:tcPr>
            <w:tcW w:w="2271" w:type="pct"/>
          </w:tcPr>
          <w:p w14:paraId="21925865" w14:textId="1E48AB32" w:rsidR="00973958" w:rsidRDefault="00615876">
            <w:pPr>
              <w:pStyle w:val="ITEABodyText"/>
              <w:cnfStyle w:val="000000100000" w:firstRow="0" w:lastRow="0" w:firstColumn="0" w:lastColumn="0" w:oddVBand="0" w:evenVBand="0" w:oddHBand="1" w:evenHBand="0" w:firstRowFirstColumn="0" w:firstRowLastColumn="0" w:lastRowFirstColumn="0" w:lastRowLastColumn="0"/>
              <w:rPr>
                <w:lang w:eastAsia="en-US"/>
              </w:rPr>
            </w:pPr>
            <w:ins w:id="20" w:author="Ferhat Erata" w:date="2015-09-16T13:14:00Z">
              <w:r>
                <w:rPr>
                  <w:lang w:eastAsia="en-US"/>
                </w:rPr>
                <w:t xml:space="preserve">Minor </w:t>
              </w:r>
            </w:ins>
            <w:ins w:id="21" w:author="Ferhat Erata" w:date="2015-09-16T13:29:00Z">
              <w:r w:rsidR="00986FF0">
                <w:rPr>
                  <w:lang w:eastAsia="en-US"/>
                </w:rPr>
                <w:t>Modfications</w:t>
              </w:r>
            </w:ins>
          </w:p>
        </w:tc>
      </w:tr>
    </w:tbl>
    <w:p w14:paraId="276DFB4B" w14:textId="77777777" w:rsidR="00B0025C" w:rsidRPr="00B0025C" w:rsidRDefault="00B0025C" w:rsidP="00B0025C">
      <w:pPr>
        <w:pStyle w:val="ITEABodyText"/>
        <w:rPr>
          <w:lang w:eastAsia="en-US"/>
        </w:rPr>
      </w:pPr>
    </w:p>
    <w:p w14:paraId="414E2245" w14:textId="77777777" w:rsidR="00397912" w:rsidRPr="009301B2" w:rsidRDefault="001362E3" w:rsidP="00FB4E97">
      <w:pPr>
        <w:pStyle w:val="ITEABodyText"/>
      </w:pPr>
      <w:del w:id="22" w:author="Ferhat Erata" w:date="2015-09-16T13:09:00Z">
        <w:r w:rsidDel="00C94E1C">
          <w:rPr>
            <w:rFonts w:cs="Arial"/>
          </w:rPr>
          <w:delText>0</w:delText>
        </w:r>
      </w:del>
      <w:r w:rsidR="00397912" w:rsidRPr="009301B2">
        <w:rPr>
          <w:rFonts w:cs="Arial"/>
        </w:rPr>
        <w:br w:type="page"/>
      </w:r>
    </w:p>
    <w:p w14:paraId="6D85897B" w14:textId="77777777" w:rsidR="00781966" w:rsidRPr="00687E44" w:rsidRDefault="00781966" w:rsidP="00781966">
      <w:pPr>
        <w:pStyle w:val="ITEATableOfContent"/>
        <w:rPr>
          <w:lang w:val="en-GB"/>
        </w:rPr>
      </w:pPr>
      <w:bookmarkStart w:id="23" w:name="_Toc389043586"/>
      <w:bookmarkStart w:id="24" w:name="_Toc389569496"/>
      <w:bookmarkStart w:id="25" w:name="_Toc396999121"/>
      <w:bookmarkStart w:id="26" w:name="_Toc397002645"/>
      <w:bookmarkStart w:id="27" w:name="_Toc397002679"/>
      <w:bookmarkStart w:id="28" w:name="_Toc397003062"/>
      <w:bookmarkStart w:id="29" w:name="_Toc397004130"/>
      <w:bookmarkStart w:id="30" w:name="_Toc397005048"/>
      <w:r w:rsidRPr="00687E44">
        <w:rPr>
          <w:lang w:val="en-GB"/>
        </w:rPr>
        <w:lastRenderedPageBreak/>
        <w:t>Table of Contents</w:t>
      </w:r>
      <w:bookmarkEnd w:id="23"/>
      <w:bookmarkEnd w:id="24"/>
    </w:p>
    <w:p w14:paraId="202E091E" w14:textId="77777777" w:rsidR="00994372" w:rsidRDefault="003D5D2A">
      <w:pPr>
        <w:pStyle w:val="TOC1"/>
        <w:tabs>
          <w:tab w:val="right" w:leader="dot" w:pos="9060"/>
        </w:tabs>
        <w:rPr>
          <w:ins w:id="3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ins w:id="32" w:author="Ferhat Erata" w:date="2015-09-16T13:17:00Z">
        <w:r w:rsidR="00994372" w:rsidRPr="00962184">
          <w:rPr>
            <w:noProof/>
          </w:rPr>
          <w:t>Document History</w:t>
        </w:r>
        <w:r w:rsidR="00994372">
          <w:rPr>
            <w:noProof/>
          </w:rPr>
          <w:tab/>
        </w:r>
        <w:r w:rsidR="00994372">
          <w:rPr>
            <w:noProof/>
          </w:rPr>
          <w:fldChar w:fldCharType="begin"/>
        </w:r>
        <w:r w:rsidR="00994372">
          <w:rPr>
            <w:noProof/>
          </w:rPr>
          <w:instrText xml:space="preserve"> PAGEREF _Toc430172762 \h </w:instrText>
        </w:r>
      </w:ins>
      <w:r w:rsidR="00994372">
        <w:rPr>
          <w:noProof/>
        </w:rPr>
      </w:r>
      <w:r w:rsidR="00994372">
        <w:rPr>
          <w:noProof/>
        </w:rPr>
        <w:fldChar w:fldCharType="separate"/>
      </w:r>
      <w:ins w:id="33" w:author="Ferhat Erata" w:date="2015-09-16T17:53:00Z">
        <w:r w:rsidR="006C2E1C">
          <w:rPr>
            <w:noProof/>
          </w:rPr>
          <w:t>2</w:t>
        </w:r>
      </w:ins>
      <w:ins w:id="34" w:author="Ferhat Erata" w:date="2015-09-16T13:17:00Z">
        <w:r w:rsidR="00994372">
          <w:rPr>
            <w:noProof/>
          </w:rPr>
          <w:fldChar w:fldCharType="end"/>
        </w:r>
      </w:ins>
    </w:p>
    <w:p w14:paraId="2120962C" w14:textId="77777777" w:rsidR="00994372" w:rsidRDefault="00994372">
      <w:pPr>
        <w:pStyle w:val="TOC1"/>
        <w:tabs>
          <w:tab w:val="right" w:leader="dot" w:pos="9060"/>
        </w:tabs>
        <w:rPr>
          <w:ins w:id="3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36" w:author="Ferhat Erata" w:date="2015-09-16T13:17:00Z">
        <w:r>
          <w:rPr>
            <w:noProof/>
          </w:rPr>
          <w:t>1. Introduction</w:t>
        </w:r>
        <w:r>
          <w:rPr>
            <w:noProof/>
          </w:rPr>
          <w:tab/>
        </w:r>
        <w:r>
          <w:rPr>
            <w:noProof/>
          </w:rPr>
          <w:fldChar w:fldCharType="begin"/>
        </w:r>
        <w:r>
          <w:rPr>
            <w:noProof/>
          </w:rPr>
          <w:instrText xml:space="preserve"> PAGEREF _Toc430172763 \h </w:instrText>
        </w:r>
      </w:ins>
      <w:r>
        <w:rPr>
          <w:noProof/>
        </w:rPr>
      </w:r>
      <w:r>
        <w:rPr>
          <w:noProof/>
        </w:rPr>
        <w:fldChar w:fldCharType="separate"/>
      </w:r>
      <w:ins w:id="37" w:author="Ferhat Erata" w:date="2015-09-16T17:53:00Z">
        <w:r w:rsidR="006C2E1C">
          <w:rPr>
            <w:noProof/>
          </w:rPr>
          <w:t>4</w:t>
        </w:r>
      </w:ins>
      <w:ins w:id="38" w:author="Ferhat Erata" w:date="2015-09-16T13:17:00Z">
        <w:r>
          <w:rPr>
            <w:noProof/>
          </w:rPr>
          <w:fldChar w:fldCharType="end"/>
        </w:r>
      </w:ins>
    </w:p>
    <w:p w14:paraId="7A2DDA64" w14:textId="77777777" w:rsidR="00994372" w:rsidRDefault="00994372">
      <w:pPr>
        <w:pStyle w:val="TOC2"/>
        <w:rPr>
          <w:ins w:id="39" w:author="Ferhat Erata" w:date="2015-09-16T13:17:00Z"/>
          <w:rFonts w:asciiTheme="minorHAnsi" w:eastAsiaTheme="minorEastAsia" w:hAnsiTheme="minorHAnsi" w:cstheme="minorBidi"/>
          <w:smallCaps w:val="0"/>
          <w:color w:val="auto"/>
          <w:spacing w:val="0"/>
          <w:sz w:val="22"/>
          <w:szCs w:val="22"/>
          <w:lang w:val="en-US" w:eastAsia="en-US"/>
        </w:rPr>
      </w:pPr>
      <w:ins w:id="40" w:author="Ferhat Erata" w:date="2015-09-16T13:17:00Z">
        <w:r>
          <w:t>Role of the deliverable</w:t>
        </w:r>
        <w:r>
          <w:tab/>
        </w:r>
        <w:r>
          <w:fldChar w:fldCharType="begin"/>
        </w:r>
        <w:r>
          <w:instrText xml:space="preserve"> PAGEREF _Toc430172764 \h </w:instrText>
        </w:r>
      </w:ins>
      <w:r>
        <w:fldChar w:fldCharType="separate"/>
      </w:r>
      <w:ins w:id="41" w:author="Ferhat Erata" w:date="2015-09-16T17:53:00Z">
        <w:r w:rsidR="006C2E1C">
          <w:t>4</w:t>
        </w:r>
      </w:ins>
      <w:ins w:id="42" w:author="Ferhat Erata" w:date="2015-09-16T13:17:00Z">
        <w:r>
          <w:fldChar w:fldCharType="end"/>
        </w:r>
      </w:ins>
    </w:p>
    <w:p w14:paraId="4C202850" w14:textId="77777777" w:rsidR="00994372" w:rsidRDefault="00994372">
      <w:pPr>
        <w:pStyle w:val="TOC2"/>
        <w:rPr>
          <w:ins w:id="43" w:author="Ferhat Erata" w:date="2015-09-16T13:17:00Z"/>
          <w:rFonts w:asciiTheme="minorHAnsi" w:eastAsiaTheme="minorEastAsia" w:hAnsiTheme="minorHAnsi" w:cstheme="minorBidi"/>
          <w:smallCaps w:val="0"/>
          <w:color w:val="auto"/>
          <w:spacing w:val="0"/>
          <w:sz w:val="22"/>
          <w:szCs w:val="22"/>
          <w:lang w:val="en-US" w:eastAsia="en-US"/>
        </w:rPr>
      </w:pPr>
      <w:ins w:id="44" w:author="Ferhat Erata" w:date="2015-09-16T13:17:00Z">
        <w:r>
          <w:t>Structure of the document</w:t>
        </w:r>
        <w:r>
          <w:tab/>
        </w:r>
        <w:r>
          <w:fldChar w:fldCharType="begin"/>
        </w:r>
        <w:r>
          <w:instrText xml:space="preserve"> PAGEREF _Toc430172765 \h </w:instrText>
        </w:r>
      </w:ins>
      <w:r>
        <w:fldChar w:fldCharType="separate"/>
      </w:r>
      <w:ins w:id="45" w:author="Ferhat Erata" w:date="2015-09-16T17:53:00Z">
        <w:r w:rsidR="006C2E1C">
          <w:t>4</w:t>
        </w:r>
      </w:ins>
      <w:ins w:id="46" w:author="Ferhat Erata" w:date="2015-09-16T13:17:00Z">
        <w:r>
          <w:fldChar w:fldCharType="end"/>
        </w:r>
      </w:ins>
    </w:p>
    <w:p w14:paraId="08B753D1" w14:textId="77777777" w:rsidR="00994372" w:rsidRDefault="00994372">
      <w:pPr>
        <w:pStyle w:val="TOC2"/>
        <w:rPr>
          <w:ins w:id="47" w:author="Ferhat Erata" w:date="2015-09-16T13:17:00Z"/>
          <w:rFonts w:asciiTheme="minorHAnsi" w:eastAsiaTheme="minorEastAsia" w:hAnsiTheme="minorHAnsi" w:cstheme="minorBidi"/>
          <w:smallCaps w:val="0"/>
          <w:color w:val="auto"/>
          <w:spacing w:val="0"/>
          <w:sz w:val="22"/>
          <w:szCs w:val="22"/>
          <w:lang w:val="en-US" w:eastAsia="en-US"/>
        </w:rPr>
      </w:pPr>
      <w:ins w:id="48" w:author="Ferhat Erata" w:date="2015-09-16T13:17:00Z">
        <w:r>
          <w:t>Terms, abbreviations and definitions</w:t>
        </w:r>
        <w:r>
          <w:tab/>
        </w:r>
        <w:r>
          <w:fldChar w:fldCharType="begin"/>
        </w:r>
        <w:r>
          <w:instrText xml:space="preserve"> PAGEREF _Toc430172766 \h </w:instrText>
        </w:r>
      </w:ins>
      <w:r>
        <w:fldChar w:fldCharType="separate"/>
      </w:r>
      <w:ins w:id="49" w:author="Ferhat Erata" w:date="2015-09-16T17:53:00Z">
        <w:r w:rsidR="006C2E1C">
          <w:t>4</w:t>
        </w:r>
      </w:ins>
      <w:ins w:id="50" w:author="Ferhat Erata" w:date="2015-09-16T13:17:00Z">
        <w:r>
          <w:fldChar w:fldCharType="end"/>
        </w:r>
      </w:ins>
    </w:p>
    <w:p w14:paraId="7C1728BA" w14:textId="77777777" w:rsidR="00994372" w:rsidRDefault="00994372">
      <w:pPr>
        <w:pStyle w:val="TOC1"/>
        <w:tabs>
          <w:tab w:val="right" w:leader="dot" w:pos="9060"/>
        </w:tabs>
        <w:rPr>
          <w:ins w:id="5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2" w:author="Ferhat Erata" w:date="2015-09-16T13:17:00Z">
        <w:r>
          <w:rPr>
            <w:noProof/>
          </w:rPr>
          <w:t>2. Introduction</w:t>
        </w:r>
        <w:r>
          <w:rPr>
            <w:noProof/>
          </w:rPr>
          <w:tab/>
        </w:r>
        <w:r>
          <w:rPr>
            <w:noProof/>
          </w:rPr>
          <w:fldChar w:fldCharType="begin"/>
        </w:r>
        <w:r>
          <w:rPr>
            <w:noProof/>
          </w:rPr>
          <w:instrText xml:space="preserve"> PAGEREF _Toc430172767 \h </w:instrText>
        </w:r>
      </w:ins>
      <w:r>
        <w:rPr>
          <w:noProof/>
        </w:rPr>
      </w:r>
      <w:r>
        <w:rPr>
          <w:noProof/>
        </w:rPr>
        <w:fldChar w:fldCharType="separate"/>
      </w:r>
      <w:ins w:id="53" w:author="Ferhat Erata" w:date="2015-09-16T17:53:00Z">
        <w:r w:rsidR="006C2E1C">
          <w:rPr>
            <w:noProof/>
          </w:rPr>
          <w:t>5</w:t>
        </w:r>
      </w:ins>
      <w:ins w:id="54" w:author="Ferhat Erata" w:date="2015-09-16T13:17:00Z">
        <w:r>
          <w:rPr>
            <w:noProof/>
          </w:rPr>
          <w:fldChar w:fldCharType="end"/>
        </w:r>
      </w:ins>
    </w:p>
    <w:p w14:paraId="1F82636E" w14:textId="77777777" w:rsidR="00994372" w:rsidRDefault="00994372">
      <w:pPr>
        <w:pStyle w:val="TOC1"/>
        <w:tabs>
          <w:tab w:val="right" w:leader="dot" w:pos="9060"/>
        </w:tabs>
        <w:rPr>
          <w:ins w:id="5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6" w:author="Ferhat Erata" w:date="2015-09-16T13:17:00Z">
        <w:r>
          <w:rPr>
            <w:noProof/>
          </w:rPr>
          <w:t>3. AIRBUS Data</w:t>
        </w:r>
        <w:r>
          <w:rPr>
            <w:noProof/>
          </w:rPr>
          <w:tab/>
        </w:r>
        <w:r>
          <w:rPr>
            <w:noProof/>
          </w:rPr>
          <w:fldChar w:fldCharType="begin"/>
        </w:r>
        <w:r>
          <w:rPr>
            <w:noProof/>
          </w:rPr>
          <w:instrText xml:space="preserve"> PAGEREF _Toc430172768 \h </w:instrText>
        </w:r>
      </w:ins>
      <w:r>
        <w:rPr>
          <w:noProof/>
        </w:rPr>
      </w:r>
      <w:r>
        <w:rPr>
          <w:noProof/>
        </w:rPr>
        <w:fldChar w:fldCharType="separate"/>
      </w:r>
      <w:ins w:id="57" w:author="Ferhat Erata" w:date="2015-09-16T17:53:00Z">
        <w:r w:rsidR="006C2E1C">
          <w:rPr>
            <w:noProof/>
          </w:rPr>
          <w:t>7</w:t>
        </w:r>
      </w:ins>
      <w:ins w:id="58" w:author="Ferhat Erata" w:date="2015-09-16T13:17:00Z">
        <w:r>
          <w:rPr>
            <w:noProof/>
          </w:rPr>
          <w:fldChar w:fldCharType="end"/>
        </w:r>
      </w:ins>
    </w:p>
    <w:p w14:paraId="682D302D" w14:textId="676D6A13" w:rsidR="00994372" w:rsidRDefault="00994372">
      <w:pPr>
        <w:pStyle w:val="TOC2"/>
        <w:rPr>
          <w:ins w:id="59" w:author="Ferhat Erata" w:date="2015-09-16T13:17:00Z"/>
          <w:rFonts w:asciiTheme="minorHAnsi" w:eastAsiaTheme="minorEastAsia" w:hAnsiTheme="minorHAnsi" w:cstheme="minorBidi"/>
          <w:smallCaps w:val="0"/>
          <w:color w:val="auto"/>
          <w:spacing w:val="0"/>
          <w:sz w:val="22"/>
          <w:szCs w:val="22"/>
          <w:lang w:val="en-US" w:eastAsia="en-US"/>
        </w:rPr>
      </w:pPr>
      <w:ins w:id="60" w:author="Ferhat Erata" w:date="2015-09-16T13:17:00Z">
        <w:r>
          <w:t>Text</w:t>
        </w:r>
        <w:r>
          <w:tab/>
          <w:t>………………………………………………………………………………………………………...</w:t>
        </w:r>
        <w:r>
          <w:fldChar w:fldCharType="begin"/>
        </w:r>
        <w:r>
          <w:instrText xml:space="preserve"> PAGEREF _Toc430172769 \h </w:instrText>
        </w:r>
      </w:ins>
      <w:r>
        <w:fldChar w:fldCharType="separate"/>
      </w:r>
      <w:ins w:id="61" w:author="Ferhat Erata" w:date="2015-09-16T17:53:00Z">
        <w:r w:rsidR="006C2E1C">
          <w:t>7</w:t>
        </w:r>
      </w:ins>
      <w:ins w:id="62" w:author="Ferhat Erata" w:date="2015-09-16T13:17:00Z">
        <w:r>
          <w:fldChar w:fldCharType="end"/>
        </w:r>
      </w:ins>
    </w:p>
    <w:p w14:paraId="289E178C" w14:textId="77777777" w:rsidR="00994372" w:rsidRDefault="00994372">
      <w:pPr>
        <w:pStyle w:val="TOC2"/>
        <w:rPr>
          <w:ins w:id="63" w:author="Ferhat Erata" w:date="2015-09-16T13:17:00Z"/>
          <w:rFonts w:asciiTheme="minorHAnsi" w:eastAsiaTheme="minorEastAsia" w:hAnsiTheme="minorHAnsi" w:cstheme="minorBidi"/>
          <w:smallCaps w:val="0"/>
          <w:color w:val="auto"/>
          <w:spacing w:val="0"/>
          <w:sz w:val="22"/>
          <w:szCs w:val="22"/>
          <w:lang w:val="en-US" w:eastAsia="en-US"/>
        </w:rPr>
      </w:pPr>
      <w:ins w:id="64" w:author="Ferhat Erata" w:date="2015-09-16T13:17:00Z">
        <w:r>
          <w:t>Models</w:t>
        </w:r>
        <w:r>
          <w:tab/>
        </w:r>
        <w:r>
          <w:fldChar w:fldCharType="begin"/>
        </w:r>
        <w:r>
          <w:instrText xml:space="preserve"> PAGEREF _Toc430172770 \h </w:instrText>
        </w:r>
      </w:ins>
      <w:r>
        <w:fldChar w:fldCharType="separate"/>
      </w:r>
      <w:ins w:id="65" w:author="Ferhat Erata" w:date="2015-09-16T17:53:00Z">
        <w:r w:rsidR="006C2E1C">
          <w:t>8</w:t>
        </w:r>
      </w:ins>
      <w:ins w:id="66" w:author="Ferhat Erata" w:date="2015-09-16T13:17:00Z">
        <w:r>
          <w:fldChar w:fldCharType="end"/>
        </w:r>
      </w:ins>
    </w:p>
    <w:p w14:paraId="53FA3099" w14:textId="77777777" w:rsidR="00994372" w:rsidRDefault="00994372">
      <w:pPr>
        <w:pStyle w:val="TOC2"/>
        <w:rPr>
          <w:ins w:id="67" w:author="Ferhat Erata" w:date="2015-09-16T13:17:00Z"/>
          <w:rFonts w:asciiTheme="minorHAnsi" w:eastAsiaTheme="minorEastAsia" w:hAnsiTheme="minorHAnsi" w:cstheme="minorBidi"/>
          <w:smallCaps w:val="0"/>
          <w:color w:val="auto"/>
          <w:spacing w:val="0"/>
          <w:sz w:val="22"/>
          <w:szCs w:val="22"/>
          <w:lang w:val="en-US" w:eastAsia="en-US"/>
        </w:rPr>
      </w:pPr>
      <w:ins w:id="68" w:author="Ferhat Erata" w:date="2015-09-16T13:17:00Z">
        <w:r>
          <w:t>Exploiting the Data</w:t>
        </w:r>
        <w:r>
          <w:tab/>
        </w:r>
        <w:r>
          <w:fldChar w:fldCharType="begin"/>
        </w:r>
        <w:r>
          <w:instrText xml:space="preserve"> PAGEREF _Toc430172771 \h </w:instrText>
        </w:r>
      </w:ins>
      <w:r>
        <w:fldChar w:fldCharType="separate"/>
      </w:r>
      <w:ins w:id="69" w:author="Ferhat Erata" w:date="2015-09-16T17:53:00Z">
        <w:r w:rsidR="006C2E1C">
          <w:t>11</w:t>
        </w:r>
      </w:ins>
      <w:ins w:id="70" w:author="Ferhat Erata" w:date="2015-09-16T13:17:00Z">
        <w:r>
          <w:fldChar w:fldCharType="end"/>
        </w:r>
      </w:ins>
    </w:p>
    <w:p w14:paraId="40273626" w14:textId="77777777" w:rsidR="00994372" w:rsidRDefault="00994372">
      <w:pPr>
        <w:pStyle w:val="TOC1"/>
        <w:tabs>
          <w:tab w:val="right" w:leader="dot" w:pos="9060"/>
        </w:tabs>
        <w:rPr>
          <w:ins w:id="7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72" w:author="Ferhat Erata" w:date="2015-09-16T13:17:00Z">
        <w:r>
          <w:rPr>
            <w:noProof/>
          </w:rPr>
          <w:t>4. OBEO Data</w:t>
        </w:r>
        <w:r>
          <w:rPr>
            <w:noProof/>
          </w:rPr>
          <w:tab/>
        </w:r>
        <w:r>
          <w:rPr>
            <w:noProof/>
          </w:rPr>
          <w:fldChar w:fldCharType="begin"/>
        </w:r>
        <w:r>
          <w:rPr>
            <w:noProof/>
          </w:rPr>
          <w:instrText xml:space="preserve"> PAGEREF _Toc430172772 \h </w:instrText>
        </w:r>
      </w:ins>
      <w:r>
        <w:rPr>
          <w:noProof/>
        </w:rPr>
      </w:r>
      <w:r>
        <w:rPr>
          <w:noProof/>
        </w:rPr>
        <w:fldChar w:fldCharType="separate"/>
      </w:r>
      <w:ins w:id="73" w:author="Ferhat Erata" w:date="2015-09-16T17:53:00Z">
        <w:r w:rsidR="006C2E1C">
          <w:rPr>
            <w:noProof/>
          </w:rPr>
          <w:t>13</w:t>
        </w:r>
      </w:ins>
      <w:ins w:id="74" w:author="Ferhat Erata" w:date="2015-09-16T13:17:00Z">
        <w:r>
          <w:rPr>
            <w:noProof/>
          </w:rPr>
          <w:fldChar w:fldCharType="end"/>
        </w:r>
      </w:ins>
    </w:p>
    <w:p w14:paraId="3B551E1B" w14:textId="77777777" w:rsidR="00994372" w:rsidRDefault="00994372">
      <w:pPr>
        <w:pStyle w:val="TOC1"/>
        <w:tabs>
          <w:tab w:val="right" w:leader="dot" w:pos="9060"/>
        </w:tabs>
        <w:rPr>
          <w:ins w:id="7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76" w:author="Ferhat Erata" w:date="2015-09-16T13:17:00Z">
        <w:r>
          <w:rPr>
            <w:noProof/>
          </w:rPr>
          <w:t>5. HAVELSAN Data</w:t>
        </w:r>
        <w:r>
          <w:rPr>
            <w:noProof/>
          </w:rPr>
          <w:tab/>
        </w:r>
        <w:r>
          <w:rPr>
            <w:noProof/>
          </w:rPr>
          <w:fldChar w:fldCharType="begin"/>
        </w:r>
        <w:r>
          <w:rPr>
            <w:noProof/>
          </w:rPr>
          <w:instrText xml:space="preserve"> PAGEREF _Toc430172773 \h </w:instrText>
        </w:r>
      </w:ins>
      <w:r>
        <w:rPr>
          <w:noProof/>
        </w:rPr>
      </w:r>
      <w:r>
        <w:rPr>
          <w:noProof/>
        </w:rPr>
        <w:fldChar w:fldCharType="separate"/>
      </w:r>
      <w:ins w:id="77" w:author="Ferhat Erata" w:date="2015-09-16T17:53:00Z">
        <w:r w:rsidR="006C2E1C">
          <w:rPr>
            <w:noProof/>
          </w:rPr>
          <w:t>17</w:t>
        </w:r>
      </w:ins>
      <w:ins w:id="78" w:author="Ferhat Erata" w:date="2015-09-16T13:17:00Z">
        <w:r>
          <w:rPr>
            <w:noProof/>
          </w:rPr>
          <w:fldChar w:fldCharType="end"/>
        </w:r>
      </w:ins>
    </w:p>
    <w:p w14:paraId="4B70C487" w14:textId="77777777" w:rsidR="00994372" w:rsidRDefault="00994372">
      <w:pPr>
        <w:pStyle w:val="TOC1"/>
        <w:tabs>
          <w:tab w:val="right" w:leader="dot" w:pos="9060"/>
        </w:tabs>
        <w:rPr>
          <w:ins w:id="7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80" w:author="Ferhat Erata" w:date="2015-09-16T13:17:00Z">
        <w:r>
          <w:rPr>
            <w:noProof/>
          </w:rPr>
          <w:t>6. FORDOTOSAN Data</w:t>
        </w:r>
        <w:r>
          <w:rPr>
            <w:noProof/>
          </w:rPr>
          <w:tab/>
        </w:r>
        <w:r>
          <w:rPr>
            <w:noProof/>
          </w:rPr>
          <w:fldChar w:fldCharType="begin"/>
        </w:r>
        <w:r>
          <w:rPr>
            <w:noProof/>
          </w:rPr>
          <w:instrText xml:space="preserve"> PAGEREF _Toc430172774 \h </w:instrText>
        </w:r>
      </w:ins>
      <w:r>
        <w:rPr>
          <w:noProof/>
        </w:rPr>
      </w:r>
      <w:r>
        <w:rPr>
          <w:noProof/>
        </w:rPr>
        <w:fldChar w:fldCharType="separate"/>
      </w:r>
      <w:ins w:id="81" w:author="Ferhat Erata" w:date="2015-09-16T17:53:00Z">
        <w:r w:rsidR="006C2E1C">
          <w:rPr>
            <w:noProof/>
          </w:rPr>
          <w:t>18</w:t>
        </w:r>
      </w:ins>
      <w:ins w:id="82" w:author="Ferhat Erata" w:date="2015-09-16T13:17:00Z">
        <w:r>
          <w:rPr>
            <w:noProof/>
          </w:rPr>
          <w:fldChar w:fldCharType="end"/>
        </w:r>
      </w:ins>
    </w:p>
    <w:p w14:paraId="40305D43" w14:textId="77777777" w:rsidR="00994372" w:rsidRDefault="00994372">
      <w:pPr>
        <w:pStyle w:val="TOC1"/>
        <w:tabs>
          <w:tab w:val="right" w:leader="dot" w:pos="9060"/>
        </w:tabs>
        <w:rPr>
          <w:ins w:id="83"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84" w:author="Ferhat Erata" w:date="2015-09-16T13:17:00Z">
        <w:r w:rsidRPr="00962184">
          <w:rPr>
            <w:noProof/>
            <w:lang w:val="fr-FR"/>
          </w:rPr>
          <w:t>Appendices</w:t>
        </w:r>
        <w:r>
          <w:rPr>
            <w:noProof/>
          </w:rPr>
          <w:tab/>
        </w:r>
        <w:r>
          <w:rPr>
            <w:noProof/>
          </w:rPr>
          <w:fldChar w:fldCharType="begin"/>
        </w:r>
        <w:r>
          <w:rPr>
            <w:noProof/>
          </w:rPr>
          <w:instrText xml:space="preserve"> PAGEREF _Toc430172775 \h </w:instrText>
        </w:r>
      </w:ins>
      <w:r>
        <w:rPr>
          <w:noProof/>
        </w:rPr>
      </w:r>
      <w:r>
        <w:rPr>
          <w:noProof/>
        </w:rPr>
        <w:fldChar w:fldCharType="separate"/>
      </w:r>
      <w:ins w:id="85" w:author="Ferhat Erata" w:date="2015-09-16T17:53:00Z">
        <w:r w:rsidR="006C2E1C">
          <w:rPr>
            <w:noProof/>
          </w:rPr>
          <w:t>19</w:t>
        </w:r>
      </w:ins>
      <w:ins w:id="86" w:author="Ferhat Erata" w:date="2015-09-16T13:17:00Z">
        <w:r>
          <w:rPr>
            <w:noProof/>
          </w:rPr>
          <w:fldChar w:fldCharType="end"/>
        </w:r>
      </w:ins>
    </w:p>
    <w:p w14:paraId="1A76B499" w14:textId="77777777" w:rsidR="00994372" w:rsidRDefault="00994372">
      <w:pPr>
        <w:pStyle w:val="TOC2"/>
        <w:rPr>
          <w:ins w:id="87" w:author="Ferhat Erata" w:date="2015-09-16T13:17:00Z"/>
          <w:rFonts w:asciiTheme="minorHAnsi" w:eastAsiaTheme="minorEastAsia" w:hAnsiTheme="minorHAnsi" w:cstheme="minorBidi"/>
          <w:smallCaps w:val="0"/>
          <w:color w:val="auto"/>
          <w:spacing w:val="0"/>
          <w:sz w:val="22"/>
          <w:szCs w:val="22"/>
          <w:lang w:val="en-US" w:eastAsia="en-US"/>
        </w:rPr>
      </w:pPr>
      <w:ins w:id="88" w:author="Ferhat Erata" w:date="2015-09-16T13:17:00Z">
        <w:r w:rsidRPr="00962184">
          <w:rPr>
            <w:lang w:val="fr-FR" w:eastAsia="en-US"/>
          </w:rPr>
          <w:t>Appendix 1 Airbus Data</w:t>
        </w:r>
        <w:r>
          <w:tab/>
        </w:r>
        <w:r>
          <w:fldChar w:fldCharType="begin"/>
        </w:r>
        <w:r>
          <w:instrText xml:space="preserve"> PAGEREF _Toc430172776 \h </w:instrText>
        </w:r>
      </w:ins>
      <w:r>
        <w:fldChar w:fldCharType="separate"/>
      </w:r>
      <w:ins w:id="89" w:author="Ferhat Erata" w:date="2015-09-16T17:53:00Z">
        <w:r w:rsidR="006C2E1C">
          <w:t>19</w:t>
        </w:r>
      </w:ins>
      <w:ins w:id="90" w:author="Ferhat Erata" w:date="2015-09-16T13:17:00Z">
        <w:r>
          <w:fldChar w:fldCharType="end"/>
        </w:r>
      </w:ins>
    </w:p>
    <w:p w14:paraId="56FB2294" w14:textId="77777777" w:rsidR="00994372" w:rsidRDefault="00994372">
      <w:pPr>
        <w:pStyle w:val="TOC2"/>
        <w:rPr>
          <w:ins w:id="91" w:author="Ferhat Erata" w:date="2015-09-16T13:17:00Z"/>
          <w:rFonts w:asciiTheme="minorHAnsi" w:eastAsiaTheme="minorEastAsia" w:hAnsiTheme="minorHAnsi" w:cstheme="minorBidi"/>
          <w:smallCaps w:val="0"/>
          <w:color w:val="auto"/>
          <w:spacing w:val="0"/>
          <w:sz w:val="22"/>
          <w:szCs w:val="22"/>
          <w:lang w:val="en-US" w:eastAsia="en-US"/>
        </w:rPr>
      </w:pPr>
      <w:ins w:id="92" w:author="Ferhat Erata" w:date="2015-09-16T13:17:00Z">
        <w:r>
          <w:rPr>
            <w:lang w:eastAsia="en-US"/>
          </w:rPr>
          <w:t>Appendix 2 Obeo Data</w:t>
        </w:r>
        <w:r>
          <w:tab/>
        </w:r>
        <w:r>
          <w:fldChar w:fldCharType="begin"/>
        </w:r>
        <w:r>
          <w:instrText xml:space="preserve"> PAGEREF _Toc430172777 \h </w:instrText>
        </w:r>
      </w:ins>
      <w:r>
        <w:fldChar w:fldCharType="separate"/>
      </w:r>
      <w:ins w:id="93" w:author="Ferhat Erata" w:date="2015-09-16T17:53:00Z">
        <w:r w:rsidR="006C2E1C">
          <w:t>19</w:t>
        </w:r>
      </w:ins>
      <w:ins w:id="94" w:author="Ferhat Erata" w:date="2015-09-16T13:17:00Z">
        <w:r>
          <w:fldChar w:fldCharType="end"/>
        </w:r>
      </w:ins>
    </w:p>
    <w:p w14:paraId="02BA01B8" w14:textId="77777777" w:rsidR="009E7F5D" w:rsidDel="00994372" w:rsidRDefault="009E7F5D">
      <w:pPr>
        <w:pStyle w:val="TOC1"/>
        <w:tabs>
          <w:tab w:val="right" w:leader="dot" w:pos="9060"/>
        </w:tabs>
        <w:rPr>
          <w:del w:id="9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6" w:author="Ferhat Erata" w:date="2015-09-16T13:17:00Z">
        <w:r w:rsidRPr="00B626FB" w:rsidDel="00994372">
          <w:rPr>
            <w:noProof/>
          </w:rPr>
          <w:delText>Document History</w:delText>
        </w:r>
        <w:r w:rsidDel="00994372">
          <w:rPr>
            <w:noProof/>
          </w:rPr>
          <w:tab/>
          <w:delText>2</w:delText>
        </w:r>
      </w:del>
    </w:p>
    <w:p w14:paraId="34E09083" w14:textId="77777777" w:rsidR="009E7F5D" w:rsidDel="00994372" w:rsidRDefault="009E7F5D">
      <w:pPr>
        <w:pStyle w:val="TOC1"/>
        <w:tabs>
          <w:tab w:val="right" w:leader="dot" w:pos="9060"/>
        </w:tabs>
        <w:rPr>
          <w:del w:id="97"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8" w:author="Ferhat Erata" w:date="2015-09-16T13:17:00Z">
        <w:r w:rsidDel="00994372">
          <w:rPr>
            <w:noProof/>
          </w:rPr>
          <w:delText>1. Introduction</w:delText>
        </w:r>
        <w:r w:rsidDel="00994372">
          <w:rPr>
            <w:noProof/>
          </w:rPr>
          <w:tab/>
          <w:delText>4</w:delText>
        </w:r>
      </w:del>
    </w:p>
    <w:p w14:paraId="2614D2ED" w14:textId="77777777" w:rsidR="009E7F5D" w:rsidDel="00994372" w:rsidRDefault="009E7F5D">
      <w:pPr>
        <w:pStyle w:val="TOC2"/>
        <w:rPr>
          <w:del w:id="99" w:author="Ferhat Erata" w:date="2015-09-16T13:17:00Z"/>
          <w:rFonts w:asciiTheme="minorHAnsi" w:eastAsiaTheme="minorEastAsia" w:hAnsiTheme="minorHAnsi" w:cstheme="minorBidi"/>
          <w:smallCaps w:val="0"/>
          <w:color w:val="auto"/>
          <w:spacing w:val="0"/>
          <w:sz w:val="22"/>
          <w:szCs w:val="22"/>
          <w:lang w:val="en-US" w:eastAsia="en-US"/>
        </w:rPr>
      </w:pPr>
      <w:del w:id="100" w:author="Ferhat Erata" w:date="2015-09-16T13:17:00Z">
        <w:r w:rsidDel="00994372">
          <w:delText>Role of the deliverable</w:delText>
        </w:r>
        <w:r w:rsidDel="00994372">
          <w:tab/>
          <w:delText>4</w:delText>
        </w:r>
      </w:del>
    </w:p>
    <w:p w14:paraId="07EC96B5" w14:textId="77777777" w:rsidR="009E7F5D" w:rsidDel="00994372" w:rsidRDefault="009E7F5D">
      <w:pPr>
        <w:pStyle w:val="TOC2"/>
        <w:rPr>
          <w:del w:id="101" w:author="Ferhat Erata" w:date="2015-09-16T13:17:00Z"/>
          <w:rFonts w:asciiTheme="minorHAnsi" w:eastAsiaTheme="minorEastAsia" w:hAnsiTheme="minorHAnsi" w:cstheme="minorBidi"/>
          <w:smallCaps w:val="0"/>
          <w:color w:val="auto"/>
          <w:spacing w:val="0"/>
          <w:sz w:val="22"/>
          <w:szCs w:val="22"/>
          <w:lang w:val="en-US" w:eastAsia="en-US"/>
        </w:rPr>
      </w:pPr>
      <w:del w:id="102" w:author="Ferhat Erata" w:date="2015-09-16T13:17:00Z">
        <w:r w:rsidDel="00994372">
          <w:delText>Structure of the document</w:delText>
        </w:r>
        <w:r w:rsidDel="00994372">
          <w:tab/>
          <w:delText>4</w:delText>
        </w:r>
      </w:del>
    </w:p>
    <w:p w14:paraId="1A5E519B" w14:textId="77777777" w:rsidR="009E7F5D" w:rsidDel="00994372" w:rsidRDefault="009E7F5D">
      <w:pPr>
        <w:pStyle w:val="TOC2"/>
        <w:rPr>
          <w:del w:id="103" w:author="Ferhat Erata" w:date="2015-09-16T13:17:00Z"/>
          <w:rFonts w:asciiTheme="minorHAnsi" w:eastAsiaTheme="minorEastAsia" w:hAnsiTheme="minorHAnsi" w:cstheme="minorBidi"/>
          <w:smallCaps w:val="0"/>
          <w:color w:val="auto"/>
          <w:spacing w:val="0"/>
          <w:sz w:val="22"/>
          <w:szCs w:val="22"/>
          <w:lang w:val="en-US" w:eastAsia="en-US"/>
        </w:rPr>
      </w:pPr>
      <w:del w:id="104" w:author="Ferhat Erata" w:date="2015-09-16T13:17:00Z">
        <w:r w:rsidDel="00994372">
          <w:delText>Terms, abbreviations and definitions</w:delText>
        </w:r>
        <w:r w:rsidDel="00994372">
          <w:tab/>
          <w:delText>4</w:delText>
        </w:r>
      </w:del>
    </w:p>
    <w:p w14:paraId="2F6D7576" w14:textId="77777777" w:rsidR="009E7F5D" w:rsidDel="00994372" w:rsidRDefault="009E7F5D">
      <w:pPr>
        <w:pStyle w:val="TOC1"/>
        <w:tabs>
          <w:tab w:val="right" w:leader="dot" w:pos="9060"/>
        </w:tabs>
        <w:rPr>
          <w:del w:id="10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6" w:author="Ferhat Erata" w:date="2015-09-16T13:17:00Z">
        <w:r w:rsidDel="00994372">
          <w:rPr>
            <w:noProof/>
          </w:rPr>
          <w:delText>2. Introduction</w:delText>
        </w:r>
        <w:r w:rsidDel="00994372">
          <w:rPr>
            <w:noProof/>
          </w:rPr>
          <w:tab/>
          <w:delText>5</w:delText>
        </w:r>
      </w:del>
    </w:p>
    <w:p w14:paraId="153FF4A8" w14:textId="77777777" w:rsidR="009E7F5D" w:rsidDel="00994372" w:rsidRDefault="009E7F5D">
      <w:pPr>
        <w:pStyle w:val="TOC1"/>
        <w:tabs>
          <w:tab w:val="right" w:leader="dot" w:pos="9060"/>
        </w:tabs>
        <w:rPr>
          <w:del w:id="107"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8" w:author="Ferhat Erata" w:date="2015-09-16T13:17:00Z">
        <w:r w:rsidDel="00994372">
          <w:rPr>
            <w:noProof/>
          </w:rPr>
          <w:delText>3. AIRBUS Data</w:delText>
        </w:r>
        <w:r w:rsidDel="00994372">
          <w:rPr>
            <w:noProof/>
          </w:rPr>
          <w:tab/>
          <w:delText>7</w:delText>
        </w:r>
      </w:del>
    </w:p>
    <w:p w14:paraId="51997AC4" w14:textId="77777777" w:rsidR="009E7F5D" w:rsidDel="00994372" w:rsidRDefault="009E7F5D">
      <w:pPr>
        <w:pStyle w:val="TOC2"/>
        <w:rPr>
          <w:del w:id="109" w:author="Ferhat Erata" w:date="2015-09-16T13:17:00Z"/>
          <w:rFonts w:asciiTheme="minorHAnsi" w:eastAsiaTheme="minorEastAsia" w:hAnsiTheme="minorHAnsi" w:cstheme="minorBidi"/>
          <w:smallCaps w:val="0"/>
          <w:color w:val="auto"/>
          <w:spacing w:val="0"/>
          <w:sz w:val="22"/>
          <w:szCs w:val="22"/>
          <w:lang w:val="en-US" w:eastAsia="en-US"/>
        </w:rPr>
      </w:pPr>
      <w:del w:id="110" w:author="Ferhat Erata" w:date="2015-09-16T13:17:00Z">
        <w:r w:rsidDel="00994372">
          <w:delText>Text</w:delText>
        </w:r>
        <w:r w:rsidDel="00994372">
          <w:tab/>
          <w:delText>7</w:delText>
        </w:r>
      </w:del>
    </w:p>
    <w:p w14:paraId="080791B7" w14:textId="77777777" w:rsidR="009E7F5D" w:rsidDel="00994372" w:rsidRDefault="009E7F5D">
      <w:pPr>
        <w:pStyle w:val="TOC2"/>
        <w:rPr>
          <w:del w:id="111" w:author="Ferhat Erata" w:date="2015-09-16T13:17:00Z"/>
          <w:rFonts w:asciiTheme="minorHAnsi" w:eastAsiaTheme="minorEastAsia" w:hAnsiTheme="minorHAnsi" w:cstheme="minorBidi"/>
          <w:smallCaps w:val="0"/>
          <w:color w:val="auto"/>
          <w:spacing w:val="0"/>
          <w:sz w:val="22"/>
          <w:szCs w:val="22"/>
          <w:lang w:val="en-US" w:eastAsia="en-US"/>
        </w:rPr>
      </w:pPr>
      <w:del w:id="112" w:author="Ferhat Erata" w:date="2015-09-16T13:17:00Z">
        <w:r w:rsidDel="00994372">
          <w:delText>Models</w:delText>
        </w:r>
        <w:r w:rsidDel="00994372">
          <w:tab/>
          <w:delText>8</w:delText>
        </w:r>
      </w:del>
    </w:p>
    <w:p w14:paraId="256DCB29" w14:textId="77777777" w:rsidR="009E7F5D" w:rsidDel="00994372" w:rsidRDefault="009E7F5D">
      <w:pPr>
        <w:pStyle w:val="TOC2"/>
        <w:rPr>
          <w:del w:id="113" w:author="Ferhat Erata" w:date="2015-09-16T13:17:00Z"/>
          <w:rFonts w:asciiTheme="minorHAnsi" w:eastAsiaTheme="minorEastAsia" w:hAnsiTheme="minorHAnsi" w:cstheme="minorBidi"/>
          <w:smallCaps w:val="0"/>
          <w:color w:val="auto"/>
          <w:spacing w:val="0"/>
          <w:sz w:val="22"/>
          <w:szCs w:val="22"/>
          <w:lang w:val="en-US" w:eastAsia="en-US"/>
        </w:rPr>
      </w:pPr>
      <w:del w:id="114" w:author="Ferhat Erata" w:date="2015-09-16T13:17:00Z">
        <w:r w:rsidDel="00994372">
          <w:delText>Exploiting the Data</w:delText>
        </w:r>
        <w:r w:rsidDel="00994372">
          <w:tab/>
          <w:delText>11</w:delText>
        </w:r>
      </w:del>
    </w:p>
    <w:p w14:paraId="0017A7C9" w14:textId="77777777" w:rsidR="009E7F5D" w:rsidDel="00994372" w:rsidRDefault="009E7F5D">
      <w:pPr>
        <w:pStyle w:val="TOC1"/>
        <w:tabs>
          <w:tab w:val="right" w:leader="dot" w:pos="9060"/>
        </w:tabs>
        <w:rPr>
          <w:del w:id="11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16" w:author="Ferhat Erata" w:date="2015-09-16T13:17:00Z">
        <w:r w:rsidDel="00994372">
          <w:rPr>
            <w:noProof/>
          </w:rPr>
          <w:delText>4. OBEO Data</w:delText>
        </w:r>
        <w:r w:rsidDel="00994372">
          <w:rPr>
            <w:noProof/>
          </w:rPr>
          <w:tab/>
          <w:delText>13</w:delText>
        </w:r>
      </w:del>
    </w:p>
    <w:p w14:paraId="268C6CDD" w14:textId="77777777" w:rsidR="009E7F5D" w:rsidDel="00994372" w:rsidRDefault="009E7F5D">
      <w:pPr>
        <w:pStyle w:val="TOC1"/>
        <w:tabs>
          <w:tab w:val="right" w:leader="dot" w:pos="9060"/>
        </w:tabs>
        <w:rPr>
          <w:del w:id="117"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18" w:author="Ferhat Erata" w:date="2015-09-16T13:17:00Z">
        <w:r w:rsidDel="00994372">
          <w:rPr>
            <w:noProof/>
          </w:rPr>
          <w:delText>5. HAVELSAN Data</w:delText>
        </w:r>
        <w:r w:rsidDel="00994372">
          <w:rPr>
            <w:noProof/>
          </w:rPr>
          <w:tab/>
          <w:delText>17</w:delText>
        </w:r>
      </w:del>
    </w:p>
    <w:p w14:paraId="74391F84" w14:textId="77777777" w:rsidR="009E7F5D" w:rsidDel="00994372" w:rsidRDefault="009E7F5D">
      <w:pPr>
        <w:pStyle w:val="TOC1"/>
        <w:tabs>
          <w:tab w:val="right" w:leader="dot" w:pos="9060"/>
        </w:tabs>
        <w:rPr>
          <w:del w:id="11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20" w:author="Ferhat Erata" w:date="2015-09-16T13:17:00Z">
        <w:r w:rsidDel="00994372">
          <w:rPr>
            <w:noProof/>
          </w:rPr>
          <w:delText>6. FORDOTOSAN Data</w:delText>
        </w:r>
        <w:r w:rsidDel="00994372">
          <w:rPr>
            <w:noProof/>
          </w:rPr>
          <w:tab/>
          <w:delText>18</w:delText>
        </w:r>
      </w:del>
    </w:p>
    <w:p w14:paraId="4E7B127F" w14:textId="77777777" w:rsidR="009E7F5D" w:rsidDel="00994372" w:rsidRDefault="009E7F5D">
      <w:pPr>
        <w:pStyle w:val="TOC1"/>
        <w:tabs>
          <w:tab w:val="right" w:leader="dot" w:pos="9060"/>
        </w:tabs>
        <w:rPr>
          <w:del w:id="12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22" w:author="Ferhat Erata" w:date="2015-09-16T13:17:00Z">
        <w:r w:rsidRPr="00B626FB" w:rsidDel="00994372">
          <w:rPr>
            <w:noProof/>
            <w:lang w:val="fr-FR"/>
          </w:rPr>
          <w:delText>Appendices</w:delText>
        </w:r>
        <w:r w:rsidDel="00994372">
          <w:rPr>
            <w:noProof/>
          </w:rPr>
          <w:tab/>
          <w:delText>19</w:delText>
        </w:r>
      </w:del>
    </w:p>
    <w:p w14:paraId="6281829A" w14:textId="77777777" w:rsidR="009E7F5D" w:rsidDel="00994372" w:rsidRDefault="009E7F5D">
      <w:pPr>
        <w:pStyle w:val="TOC2"/>
        <w:rPr>
          <w:del w:id="123" w:author="Ferhat Erata" w:date="2015-09-16T13:17:00Z"/>
          <w:rFonts w:asciiTheme="minorHAnsi" w:eastAsiaTheme="minorEastAsia" w:hAnsiTheme="minorHAnsi" w:cstheme="minorBidi"/>
          <w:smallCaps w:val="0"/>
          <w:color w:val="auto"/>
          <w:spacing w:val="0"/>
          <w:sz w:val="22"/>
          <w:szCs w:val="22"/>
          <w:lang w:val="en-US" w:eastAsia="en-US"/>
        </w:rPr>
      </w:pPr>
      <w:del w:id="124" w:author="Ferhat Erata" w:date="2015-09-16T13:17:00Z">
        <w:r w:rsidRPr="00B626FB" w:rsidDel="00994372">
          <w:rPr>
            <w:lang w:val="fr-FR" w:eastAsia="en-US"/>
          </w:rPr>
          <w:delText>Appendix 1 Airbus Data</w:delText>
        </w:r>
        <w:r w:rsidDel="00994372">
          <w:tab/>
          <w:delText>19</w:delText>
        </w:r>
      </w:del>
    </w:p>
    <w:p w14:paraId="1D7C4070" w14:textId="77777777" w:rsidR="009E7F5D" w:rsidDel="00994372" w:rsidRDefault="009E7F5D">
      <w:pPr>
        <w:pStyle w:val="TOC2"/>
        <w:rPr>
          <w:del w:id="125" w:author="Ferhat Erata" w:date="2015-09-16T13:17:00Z"/>
          <w:rFonts w:asciiTheme="minorHAnsi" w:eastAsiaTheme="minorEastAsia" w:hAnsiTheme="minorHAnsi" w:cstheme="minorBidi"/>
          <w:smallCaps w:val="0"/>
          <w:color w:val="auto"/>
          <w:spacing w:val="0"/>
          <w:sz w:val="22"/>
          <w:szCs w:val="22"/>
          <w:lang w:val="en-US" w:eastAsia="en-US"/>
        </w:rPr>
      </w:pPr>
      <w:del w:id="126" w:author="Ferhat Erata" w:date="2015-09-16T13:17:00Z">
        <w:r w:rsidDel="00994372">
          <w:rPr>
            <w:lang w:eastAsia="en-US"/>
          </w:rPr>
          <w:delText>Appendix 2 Obeo Data</w:delText>
        </w:r>
        <w:r w:rsidDel="00994372">
          <w:tab/>
          <w:delText>19</w:delText>
        </w:r>
      </w:del>
    </w:p>
    <w:p w14:paraId="5E5C3829" w14:textId="77777777" w:rsidR="00C82FF9" w:rsidDel="009E7F5D" w:rsidRDefault="00C82FF9">
      <w:pPr>
        <w:pStyle w:val="TOC1"/>
        <w:tabs>
          <w:tab w:val="right" w:leader="dot" w:pos="9060"/>
        </w:tabs>
        <w:rPr>
          <w:del w:id="127"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28" w:author="Ferhat Erata" w:date="2015-09-16T13:16:00Z">
        <w:r w:rsidRPr="00E94A83" w:rsidDel="009E7F5D">
          <w:rPr>
            <w:noProof/>
          </w:rPr>
          <w:delText>Document History</w:delText>
        </w:r>
        <w:r w:rsidDel="009E7F5D">
          <w:rPr>
            <w:noProof/>
          </w:rPr>
          <w:tab/>
        </w:r>
        <w:r w:rsidR="003B424B" w:rsidDel="009E7F5D">
          <w:rPr>
            <w:noProof/>
          </w:rPr>
          <w:delText>3</w:delText>
        </w:r>
      </w:del>
    </w:p>
    <w:p w14:paraId="12E36A38" w14:textId="77777777" w:rsidR="00C82FF9" w:rsidDel="009E7F5D" w:rsidRDefault="00C82FF9">
      <w:pPr>
        <w:pStyle w:val="TOC1"/>
        <w:tabs>
          <w:tab w:val="right" w:leader="dot" w:pos="9060"/>
        </w:tabs>
        <w:rPr>
          <w:del w:id="129"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30" w:author="Ferhat Erata" w:date="2015-09-16T13:16:00Z">
        <w:r w:rsidDel="009E7F5D">
          <w:rPr>
            <w:noProof/>
          </w:rPr>
          <w:delText>1. Introduction</w:delText>
        </w:r>
        <w:r w:rsidDel="009E7F5D">
          <w:rPr>
            <w:noProof/>
          </w:rPr>
          <w:tab/>
        </w:r>
        <w:r w:rsidR="003B424B" w:rsidDel="009E7F5D">
          <w:rPr>
            <w:noProof/>
          </w:rPr>
          <w:delText>5</w:delText>
        </w:r>
      </w:del>
    </w:p>
    <w:p w14:paraId="396E9A58" w14:textId="77777777" w:rsidR="00C82FF9" w:rsidDel="009E7F5D" w:rsidRDefault="00C82FF9">
      <w:pPr>
        <w:pStyle w:val="TOC2"/>
        <w:rPr>
          <w:del w:id="131" w:author="Ferhat Erata" w:date="2015-09-16T13:16:00Z"/>
          <w:rFonts w:asciiTheme="minorHAnsi" w:eastAsiaTheme="minorEastAsia" w:hAnsiTheme="minorHAnsi" w:cstheme="minorBidi"/>
          <w:smallCaps w:val="0"/>
          <w:color w:val="auto"/>
          <w:spacing w:val="0"/>
          <w:sz w:val="24"/>
          <w:szCs w:val="24"/>
          <w:lang w:val="fr-FR" w:eastAsia="ja-JP"/>
        </w:rPr>
      </w:pPr>
      <w:del w:id="132"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1.1.</w:delText>
        </w:r>
        <w:r w:rsidDel="009E7F5D">
          <w:delText xml:space="preserve"> Role of the deliverable</w:delText>
        </w:r>
        <w:r w:rsidDel="009E7F5D">
          <w:tab/>
        </w:r>
        <w:r w:rsidR="003B424B" w:rsidDel="009E7F5D">
          <w:delText>5</w:delText>
        </w:r>
      </w:del>
    </w:p>
    <w:p w14:paraId="6323FE0E" w14:textId="77777777" w:rsidR="00C82FF9" w:rsidDel="009E7F5D" w:rsidRDefault="00C82FF9">
      <w:pPr>
        <w:pStyle w:val="TOC2"/>
        <w:rPr>
          <w:del w:id="133" w:author="Ferhat Erata" w:date="2015-09-16T13:16:00Z"/>
          <w:rFonts w:asciiTheme="minorHAnsi" w:eastAsiaTheme="minorEastAsia" w:hAnsiTheme="minorHAnsi" w:cstheme="minorBidi"/>
          <w:smallCaps w:val="0"/>
          <w:color w:val="auto"/>
          <w:spacing w:val="0"/>
          <w:sz w:val="24"/>
          <w:szCs w:val="24"/>
          <w:lang w:val="fr-FR" w:eastAsia="ja-JP"/>
        </w:rPr>
      </w:pPr>
      <w:del w:id="134"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1.2.</w:delText>
        </w:r>
        <w:r w:rsidDel="009E7F5D">
          <w:delText xml:space="preserve"> Structure of the document</w:delText>
        </w:r>
        <w:r w:rsidDel="009E7F5D">
          <w:tab/>
        </w:r>
        <w:r w:rsidR="003B424B" w:rsidDel="009E7F5D">
          <w:delText>5</w:delText>
        </w:r>
      </w:del>
    </w:p>
    <w:p w14:paraId="76D641FD" w14:textId="77777777" w:rsidR="00C82FF9" w:rsidDel="009E7F5D" w:rsidRDefault="00C82FF9">
      <w:pPr>
        <w:pStyle w:val="TOC2"/>
        <w:rPr>
          <w:del w:id="135" w:author="Ferhat Erata" w:date="2015-09-16T13:16:00Z"/>
          <w:rFonts w:asciiTheme="minorHAnsi" w:eastAsiaTheme="minorEastAsia" w:hAnsiTheme="minorHAnsi" w:cstheme="minorBidi"/>
          <w:smallCaps w:val="0"/>
          <w:color w:val="auto"/>
          <w:spacing w:val="0"/>
          <w:sz w:val="24"/>
          <w:szCs w:val="24"/>
          <w:lang w:val="fr-FR" w:eastAsia="ja-JP"/>
        </w:rPr>
      </w:pPr>
      <w:del w:id="136"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1.3.</w:delText>
        </w:r>
        <w:r w:rsidDel="009E7F5D">
          <w:delText xml:space="preserve"> Terms, abbreviations and definitions</w:delText>
        </w:r>
        <w:r w:rsidDel="009E7F5D">
          <w:tab/>
        </w:r>
        <w:r w:rsidR="003B424B" w:rsidDel="009E7F5D">
          <w:delText>5</w:delText>
        </w:r>
      </w:del>
    </w:p>
    <w:p w14:paraId="14AE7E20" w14:textId="77777777" w:rsidR="00C82FF9" w:rsidDel="009E7F5D" w:rsidRDefault="00C82FF9">
      <w:pPr>
        <w:pStyle w:val="TOC1"/>
        <w:tabs>
          <w:tab w:val="right" w:leader="dot" w:pos="9060"/>
        </w:tabs>
        <w:rPr>
          <w:del w:id="137"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38" w:author="Ferhat Erata" w:date="2015-09-16T13:16:00Z">
        <w:r w:rsidDel="009E7F5D">
          <w:rPr>
            <w:noProof/>
          </w:rPr>
          <w:delText>2. Introduction</w:delText>
        </w:r>
        <w:r w:rsidDel="009E7F5D">
          <w:rPr>
            <w:noProof/>
          </w:rPr>
          <w:tab/>
        </w:r>
        <w:r w:rsidR="003B424B" w:rsidDel="009E7F5D">
          <w:rPr>
            <w:noProof/>
          </w:rPr>
          <w:delText>6</w:delText>
        </w:r>
      </w:del>
    </w:p>
    <w:p w14:paraId="052944CE" w14:textId="77777777" w:rsidR="00C82FF9" w:rsidDel="009E7F5D" w:rsidRDefault="00C82FF9">
      <w:pPr>
        <w:pStyle w:val="TOC1"/>
        <w:tabs>
          <w:tab w:val="right" w:leader="dot" w:pos="9060"/>
        </w:tabs>
        <w:rPr>
          <w:del w:id="139"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40" w:author="Ferhat Erata" w:date="2015-09-16T13:16:00Z">
        <w:r w:rsidDel="009E7F5D">
          <w:rPr>
            <w:noProof/>
          </w:rPr>
          <w:delText>3. Airbus Data</w:delText>
        </w:r>
        <w:r w:rsidDel="009E7F5D">
          <w:rPr>
            <w:noProof/>
          </w:rPr>
          <w:tab/>
        </w:r>
        <w:r w:rsidR="003B424B" w:rsidDel="009E7F5D">
          <w:rPr>
            <w:noProof/>
          </w:rPr>
          <w:delText>8</w:delText>
        </w:r>
      </w:del>
    </w:p>
    <w:p w14:paraId="1B4148A3" w14:textId="77777777" w:rsidR="00C82FF9" w:rsidDel="009E7F5D" w:rsidRDefault="00C82FF9">
      <w:pPr>
        <w:pStyle w:val="TOC2"/>
        <w:rPr>
          <w:del w:id="141" w:author="Ferhat Erata" w:date="2015-09-16T13:16:00Z"/>
          <w:rFonts w:asciiTheme="minorHAnsi" w:eastAsiaTheme="minorEastAsia" w:hAnsiTheme="minorHAnsi" w:cstheme="minorBidi"/>
          <w:smallCaps w:val="0"/>
          <w:color w:val="auto"/>
          <w:spacing w:val="0"/>
          <w:sz w:val="24"/>
          <w:szCs w:val="24"/>
          <w:lang w:val="fr-FR" w:eastAsia="ja-JP"/>
        </w:rPr>
      </w:pPr>
      <w:del w:id="142"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3.1.</w:delText>
        </w:r>
        <w:r w:rsidDel="009E7F5D">
          <w:delText xml:space="preserve"> Text</w:delText>
        </w:r>
        <w:r w:rsidDel="009E7F5D">
          <w:tab/>
        </w:r>
        <w:r w:rsidR="003B424B" w:rsidDel="009E7F5D">
          <w:delText>8</w:delText>
        </w:r>
      </w:del>
    </w:p>
    <w:p w14:paraId="328C58BA" w14:textId="77777777" w:rsidR="00C82FF9" w:rsidDel="009E7F5D" w:rsidRDefault="00C82FF9">
      <w:pPr>
        <w:pStyle w:val="TOC2"/>
        <w:rPr>
          <w:del w:id="143" w:author="Ferhat Erata" w:date="2015-09-16T13:16:00Z"/>
          <w:rFonts w:asciiTheme="minorHAnsi" w:eastAsiaTheme="minorEastAsia" w:hAnsiTheme="minorHAnsi" w:cstheme="minorBidi"/>
          <w:smallCaps w:val="0"/>
          <w:color w:val="auto"/>
          <w:spacing w:val="0"/>
          <w:sz w:val="24"/>
          <w:szCs w:val="24"/>
          <w:lang w:val="fr-FR" w:eastAsia="ja-JP"/>
        </w:rPr>
      </w:pPr>
      <w:del w:id="144"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3.2.</w:delText>
        </w:r>
        <w:r w:rsidDel="009E7F5D">
          <w:delText xml:space="preserve"> Models</w:delText>
        </w:r>
        <w:r w:rsidDel="009E7F5D">
          <w:tab/>
        </w:r>
        <w:r w:rsidR="003B424B" w:rsidDel="009E7F5D">
          <w:delText>9</w:delText>
        </w:r>
      </w:del>
    </w:p>
    <w:p w14:paraId="4D34A44C" w14:textId="77777777" w:rsidR="00C82FF9" w:rsidDel="009E7F5D" w:rsidRDefault="00C82FF9">
      <w:pPr>
        <w:pStyle w:val="TOC2"/>
        <w:rPr>
          <w:del w:id="145" w:author="Ferhat Erata" w:date="2015-09-16T13:16:00Z"/>
          <w:rFonts w:asciiTheme="minorHAnsi" w:eastAsiaTheme="minorEastAsia" w:hAnsiTheme="minorHAnsi" w:cstheme="minorBidi"/>
          <w:smallCaps w:val="0"/>
          <w:color w:val="auto"/>
          <w:spacing w:val="0"/>
          <w:sz w:val="24"/>
          <w:szCs w:val="24"/>
          <w:lang w:val="fr-FR" w:eastAsia="ja-JP"/>
        </w:rPr>
      </w:pPr>
      <w:del w:id="146"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3.3.</w:delText>
        </w:r>
        <w:r w:rsidDel="009E7F5D">
          <w:delText xml:space="preserve"> Exploiting the Data</w:delText>
        </w:r>
        <w:r w:rsidDel="009E7F5D">
          <w:tab/>
        </w:r>
        <w:r w:rsidR="003B424B" w:rsidDel="009E7F5D">
          <w:delText>12</w:delText>
        </w:r>
      </w:del>
    </w:p>
    <w:p w14:paraId="778FD172" w14:textId="77777777" w:rsidR="00C82FF9" w:rsidDel="009E7F5D" w:rsidRDefault="00C82FF9">
      <w:pPr>
        <w:pStyle w:val="TOC1"/>
        <w:tabs>
          <w:tab w:val="right" w:leader="dot" w:pos="9060"/>
        </w:tabs>
        <w:rPr>
          <w:del w:id="147"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48" w:author="Ferhat Erata" w:date="2015-09-16T13:16:00Z">
        <w:r w:rsidDel="009E7F5D">
          <w:rPr>
            <w:noProof/>
          </w:rPr>
          <w:delText>4. Obeo Data</w:delText>
        </w:r>
        <w:r w:rsidDel="009E7F5D">
          <w:rPr>
            <w:noProof/>
          </w:rPr>
          <w:tab/>
        </w:r>
        <w:r w:rsidR="003B424B" w:rsidDel="009E7F5D">
          <w:rPr>
            <w:noProof/>
          </w:rPr>
          <w:delText>14</w:delText>
        </w:r>
      </w:del>
    </w:p>
    <w:p w14:paraId="6362FA73" w14:textId="77777777" w:rsidR="00C82FF9" w:rsidDel="009E7F5D" w:rsidRDefault="00C82FF9">
      <w:pPr>
        <w:pStyle w:val="TOC1"/>
        <w:tabs>
          <w:tab w:val="right" w:leader="dot" w:pos="9060"/>
        </w:tabs>
        <w:rPr>
          <w:del w:id="149"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50" w:author="Ferhat Erata" w:date="2015-09-16T13:16:00Z">
        <w:r w:rsidRPr="00E94A83" w:rsidDel="009E7F5D">
          <w:rPr>
            <w:noProof/>
            <w:lang w:val="fr-FR"/>
          </w:rPr>
          <w:delText>Appendixes</w:delText>
        </w:r>
        <w:r w:rsidDel="009E7F5D">
          <w:rPr>
            <w:noProof/>
          </w:rPr>
          <w:tab/>
        </w:r>
        <w:r w:rsidR="003B424B" w:rsidDel="009E7F5D">
          <w:rPr>
            <w:noProof/>
          </w:rPr>
          <w:delText>18</w:delText>
        </w:r>
      </w:del>
    </w:p>
    <w:p w14:paraId="672EE751" w14:textId="77777777" w:rsidR="00C82FF9" w:rsidDel="009E7F5D" w:rsidRDefault="00C82FF9">
      <w:pPr>
        <w:pStyle w:val="TOC2"/>
        <w:rPr>
          <w:del w:id="151" w:author="Ferhat Erata" w:date="2015-09-16T13:16:00Z"/>
          <w:rFonts w:asciiTheme="minorHAnsi" w:eastAsiaTheme="minorEastAsia" w:hAnsiTheme="minorHAnsi" w:cstheme="minorBidi"/>
          <w:smallCaps w:val="0"/>
          <w:color w:val="auto"/>
          <w:spacing w:val="0"/>
          <w:sz w:val="24"/>
          <w:szCs w:val="24"/>
          <w:lang w:val="fr-FR" w:eastAsia="ja-JP"/>
        </w:rPr>
      </w:pPr>
      <w:del w:id="152" w:author="Ferhat Erata" w:date="2015-09-16T13:16:00Z">
        <w:r w:rsidRPr="00E94A83" w:rsidDel="009E7F5D">
          <w:rPr>
            <w:lang w:val="fr-FR" w:eastAsia="en-US"/>
          </w:rPr>
          <w:delText>Appendix 1 Airbus Data</w:delText>
        </w:r>
        <w:r w:rsidDel="009E7F5D">
          <w:tab/>
        </w:r>
        <w:r w:rsidR="003B424B" w:rsidDel="009E7F5D">
          <w:delText>18</w:delText>
        </w:r>
      </w:del>
    </w:p>
    <w:p w14:paraId="0D6CEA97" w14:textId="77777777" w:rsidR="00C82FF9" w:rsidDel="009E7F5D" w:rsidRDefault="00C82FF9">
      <w:pPr>
        <w:pStyle w:val="TOC2"/>
        <w:rPr>
          <w:del w:id="153" w:author="Ferhat Erata" w:date="2015-09-16T13:16:00Z"/>
          <w:rFonts w:asciiTheme="minorHAnsi" w:eastAsiaTheme="minorEastAsia" w:hAnsiTheme="minorHAnsi" w:cstheme="minorBidi"/>
          <w:smallCaps w:val="0"/>
          <w:color w:val="auto"/>
          <w:spacing w:val="0"/>
          <w:sz w:val="24"/>
          <w:szCs w:val="24"/>
          <w:lang w:val="fr-FR" w:eastAsia="ja-JP"/>
        </w:rPr>
      </w:pPr>
      <w:del w:id="154" w:author="Ferhat Erata" w:date="2015-09-16T13:16:00Z">
        <w:r w:rsidDel="009E7F5D">
          <w:rPr>
            <w:lang w:eastAsia="en-US"/>
          </w:rPr>
          <w:delText>Appendix 2 Obeo Data</w:delText>
        </w:r>
        <w:r w:rsidDel="009E7F5D">
          <w:tab/>
        </w:r>
        <w:r w:rsidR="003B424B" w:rsidDel="009E7F5D">
          <w:delText>18</w:delText>
        </w:r>
      </w:del>
    </w:p>
    <w:p w14:paraId="69E74DE8" w14:textId="77777777" w:rsidR="00973958" w:rsidRDefault="003D5D2A" w:rsidP="00781966">
      <w:pPr>
        <w:pStyle w:val="ITEAHeading1"/>
      </w:pPr>
      <w:r w:rsidRPr="009301B2">
        <w:lastRenderedPageBreak/>
        <w:fldChar w:fldCharType="end"/>
      </w:r>
      <w:bookmarkStart w:id="155" w:name="_Toc430172763"/>
      <w:bookmarkEnd w:id="25"/>
      <w:bookmarkEnd w:id="26"/>
      <w:bookmarkEnd w:id="27"/>
      <w:bookmarkEnd w:id="28"/>
      <w:bookmarkEnd w:id="29"/>
      <w:bookmarkEnd w:id="30"/>
      <w:r w:rsidR="00973958">
        <w:t>Introduction</w:t>
      </w:r>
      <w:bookmarkEnd w:id="155"/>
    </w:p>
    <w:p w14:paraId="69A4BDDB" w14:textId="77777777" w:rsidR="00973958" w:rsidRDefault="00973958" w:rsidP="009D76D9">
      <w:pPr>
        <w:pStyle w:val="ITEAHeading2"/>
      </w:pPr>
      <w:bookmarkStart w:id="156" w:name="_Toc430172764"/>
      <w:r w:rsidRPr="00973958">
        <w:t>Role of the deliverable</w:t>
      </w:r>
      <w:bookmarkEnd w:id="156"/>
    </w:p>
    <w:p w14:paraId="70146F12" w14:textId="77777777" w:rsidR="009D76D9" w:rsidRDefault="00B20772" w:rsidP="009D76D9">
      <w:pPr>
        <w:pStyle w:val="ITEABodyText"/>
      </w:pPr>
      <w:r w:rsidRPr="00B20772">
        <w:t>This deliverable documents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ModelWriter. It might be updated during the project in case</w:t>
      </w:r>
      <w:r>
        <w:t xml:space="preserve"> additional data is worked with</w:t>
      </w:r>
      <w:r w:rsidR="009D76D9" w:rsidRPr="009D76D9">
        <w:t>.</w:t>
      </w:r>
    </w:p>
    <w:p w14:paraId="5AF5F0AF" w14:textId="77777777" w:rsidR="009D76D9" w:rsidRDefault="009D76D9" w:rsidP="009D76D9">
      <w:pPr>
        <w:pStyle w:val="ITEAHeading2"/>
      </w:pPr>
      <w:bookmarkStart w:id="157" w:name="_Toc430172765"/>
      <w:r w:rsidRPr="009D76D9">
        <w:t>Structure of the document</w:t>
      </w:r>
      <w:bookmarkEnd w:id="157"/>
    </w:p>
    <w:p w14:paraId="281F6030" w14:textId="77777777" w:rsidR="000F116A" w:rsidRDefault="000F116A" w:rsidP="000F116A">
      <w:pPr>
        <w:pStyle w:val="ITEABodyText"/>
      </w:pPr>
      <w:r>
        <w:t>This document is organized as follows:</w:t>
      </w:r>
    </w:p>
    <w:p w14:paraId="56B9D984" w14:textId="77777777" w:rsidR="00037310" w:rsidRDefault="00037310" w:rsidP="000F116A">
      <w:pPr>
        <w:pStyle w:val="ITEABodyText"/>
      </w:pPr>
    </w:p>
    <w:p w14:paraId="32DA931E" w14:textId="77777777" w:rsidR="000F116A" w:rsidRDefault="00B20772" w:rsidP="004E2FC4">
      <w:pPr>
        <w:pStyle w:val="ITEATableBullets"/>
      </w:pPr>
      <w:r>
        <w:t>Section</w:t>
      </w:r>
      <w:r w:rsidR="000F116A">
        <w:t xml:space="preserve"> 1 introduces the document.</w:t>
      </w:r>
    </w:p>
    <w:p w14:paraId="064AAA89" w14:textId="77777777" w:rsidR="000F116A" w:rsidRDefault="00B20772" w:rsidP="004E2FC4">
      <w:pPr>
        <w:pStyle w:val="ITEATableBullets"/>
      </w:pPr>
      <w:r>
        <w:t>Section</w:t>
      </w:r>
      <w:r w:rsidR="000F116A">
        <w:t xml:space="preserve"> 2 describes for each use case: the scope and motivation, the approach and the available resources (corpora).</w:t>
      </w:r>
    </w:p>
    <w:p w14:paraId="797D0BEE" w14:textId="77777777" w:rsidR="00880589" w:rsidRPr="00740AA8" w:rsidRDefault="00880589" w:rsidP="00740AA8">
      <w:pPr>
        <w:pStyle w:val="ITEAHeading2"/>
      </w:pPr>
      <w:bookmarkStart w:id="158" w:name="_Toc430172766"/>
      <w:r w:rsidRPr="00740AA8">
        <w:t>Terms, abbreviations and definitions</w:t>
      </w:r>
      <w:bookmarkEnd w:id="158"/>
    </w:p>
    <w:tbl>
      <w:tblPr>
        <w:tblStyle w:val="MediumShading1-Accent2"/>
        <w:tblW w:w="0" w:type="auto"/>
        <w:tblLook w:val="04A0" w:firstRow="1" w:lastRow="0" w:firstColumn="1" w:lastColumn="0" w:noHBand="0" w:noVBand="1"/>
      </w:tblPr>
      <w:tblGrid>
        <w:gridCol w:w="1490"/>
        <w:gridCol w:w="7630"/>
      </w:tblGrid>
      <w:tr w:rsidR="00DF14E8" w14:paraId="10D78D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F9236" w14:textId="77777777" w:rsidR="00DF14E8" w:rsidRDefault="00DF14E8" w:rsidP="00880589">
            <w:pPr>
              <w:pStyle w:val="ITEABodyText"/>
            </w:pPr>
            <w:r w:rsidRPr="00DF14E8">
              <w:t>Abbreviation</w:t>
            </w:r>
          </w:p>
        </w:tc>
        <w:tc>
          <w:tcPr>
            <w:tcW w:w="7630" w:type="dxa"/>
          </w:tcPr>
          <w:p w14:paraId="1AD8F910" w14:textId="7777777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25AAC06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3855203D" w14:textId="77777777" w:rsidR="00DF14E8" w:rsidRDefault="00B20772" w:rsidP="00880589">
            <w:pPr>
              <w:pStyle w:val="ITEABodyText"/>
            </w:pPr>
            <w:r>
              <w:rPr>
                <w:color w:val="000000"/>
              </w:rPr>
              <w:t>NLG</w:t>
            </w:r>
          </w:p>
        </w:tc>
        <w:tc>
          <w:tcPr>
            <w:tcW w:w="7630" w:type="dxa"/>
          </w:tcPr>
          <w:p w14:paraId="34C28666" w14:textId="77777777"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18E04B78"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A44F51" w14:textId="77777777" w:rsidR="00DF14E8" w:rsidRDefault="00B20772" w:rsidP="00880589">
            <w:pPr>
              <w:pStyle w:val="ITEABodyText"/>
            </w:pPr>
            <w:r>
              <w:rPr>
                <w:color w:val="000000"/>
              </w:rPr>
              <w:t>NLP</w:t>
            </w:r>
          </w:p>
        </w:tc>
        <w:tc>
          <w:tcPr>
            <w:tcW w:w="7630" w:type="dxa"/>
          </w:tcPr>
          <w:p w14:paraId="1483A1BB" w14:textId="77777777"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605F5CC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BBE779" w14:textId="77777777" w:rsidR="00DF14E8" w:rsidRDefault="00B20772" w:rsidP="00DF14E8">
            <w:pPr>
              <w:pStyle w:val="ITEABodyText"/>
              <w:rPr>
                <w:color w:val="000000"/>
              </w:rPr>
            </w:pPr>
            <w:r>
              <w:rPr>
                <w:color w:val="000000"/>
              </w:rPr>
              <w:t>RDF</w:t>
            </w:r>
          </w:p>
        </w:tc>
        <w:tc>
          <w:tcPr>
            <w:tcW w:w="7630" w:type="dxa"/>
          </w:tcPr>
          <w:p w14:paraId="16AC0598" w14:textId="77777777"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56DA344E"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71FD9" w14:textId="77777777" w:rsidR="004375B9" w:rsidRDefault="004375B9" w:rsidP="00DF14E8">
            <w:pPr>
              <w:pStyle w:val="ITEABodyText"/>
              <w:rPr>
                <w:color w:val="000000"/>
              </w:rPr>
            </w:pPr>
            <w:r>
              <w:rPr>
                <w:color w:val="000000"/>
              </w:rPr>
              <w:t>RDFS</w:t>
            </w:r>
          </w:p>
        </w:tc>
        <w:tc>
          <w:tcPr>
            <w:tcW w:w="7630" w:type="dxa"/>
          </w:tcPr>
          <w:p w14:paraId="060DB4B5" w14:textId="77777777"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4C972FD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158927" w14:textId="77777777" w:rsidR="00270508" w:rsidRDefault="00270508" w:rsidP="00DF14E8">
            <w:pPr>
              <w:pStyle w:val="ITEABodyText"/>
              <w:rPr>
                <w:color w:val="000000"/>
              </w:rPr>
            </w:pPr>
            <w:r>
              <w:rPr>
                <w:color w:val="000000"/>
              </w:rPr>
              <w:t>UML</w:t>
            </w:r>
          </w:p>
        </w:tc>
        <w:tc>
          <w:tcPr>
            <w:tcW w:w="7630" w:type="dxa"/>
          </w:tcPr>
          <w:p w14:paraId="313B5777" w14:textId="77777777"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698016F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35379" w14:textId="77777777" w:rsidR="00270508" w:rsidRDefault="00270508" w:rsidP="00DF14E8">
            <w:pPr>
              <w:pStyle w:val="ITEABodyText"/>
              <w:rPr>
                <w:color w:val="000000"/>
              </w:rPr>
            </w:pPr>
            <w:r>
              <w:rPr>
                <w:color w:val="000000"/>
              </w:rPr>
              <w:t>OWL</w:t>
            </w:r>
          </w:p>
        </w:tc>
        <w:tc>
          <w:tcPr>
            <w:tcW w:w="7630" w:type="dxa"/>
          </w:tcPr>
          <w:p w14:paraId="03763947" w14:textId="77777777"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1FC32DF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FE923E" w14:textId="77777777" w:rsidR="009C28F0" w:rsidRDefault="009C28F0" w:rsidP="00DF14E8">
            <w:pPr>
              <w:pStyle w:val="ITEABodyText"/>
              <w:rPr>
                <w:color w:val="000000"/>
              </w:rPr>
            </w:pPr>
            <w:r>
              <w:rPr>
                <w:color w:val="000000"/>
              </w:rPr>
              <w:t>IDE</w:t>
            </w:r>
          </w:p>
        </w:tc>
        <w:tc>
          <w:tcPr>
            <w:tcW w:w="7630" w:type="dxa"/>
          </w:tcPr>
          <w:p w14:paraId="4E3D466A" w14:textId="77777777"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1FBCA1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C663CC" w14:textId="77777777" w:rsidR="007D257B" w:rsidRDefault="007D257B" w:rsidP="00DF14E8">
            <w:pPr>
              <w:pStyle w:val="ITEABodyText"/>
              <w:rPr>
                <w:color w:val="000000"/>
              </w:rPr>
            </w:pPr>
            <w:r>
              <w:rPr>
                <w:color w:val="000000"/>
              </w:rPr>
              <w:t>EMF</w:t>
            </w:r>
          </w:p>
        </w:tc>
        <w:tc>
          <w:tcPr>
            <w:tcW w:w="7630" w:type="dxa"/>
          </w:tcPr>
          <w:p w14:paraId="5EEF5C81" w14:textId="77777777"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586B825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7C1212" w14:textId="77777777" w:rsidR="00E86DA2" w:rsidRDefault="00E86DA2" w:rsidP="00DF14E8">
            <w:pPr>
              <w:pStyle w:val="ITEABodyText"/>
              <w:rPr>
                <w:color w:val="000000"/>
              </w:rPr>
            </w:pPr>
            <w:r>
              <w:rPr>
                <w:color w:val="000000"/>
              </w:rPr>
              <w:t>GUI</w:t>
            </w:r>
          </w:p>
        </w:tc>
        <w:tc>
          <w:tcPr>
            <w:tcW w:w="7630" w:type="dxa"/>
          </w:tcPr>
          <w:p w14:paraId="0CCE10E9" w14:textId="77777777"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305830F4"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748A04" w14:textId="77777777" w:rsidR="00A00EE8" w:rsidRDefault="00A00EE8" w:rsidP="00DF14E8">
            <w:pPr>
              <w:pStyle w:val="ITEABodyText"/>
              <w:rPr>
                <w:color w:val="000000"/>
              </w:rPr>
            </w:pPr>
            <w:r>
              <w:rPr>
                <w:color w:val="000000"/>
              </w:rPr>
              <w:t>JDT</w:t>
            </w:r>
          </w:p>
        </w:tc>
        <w:tc>
          <w:tcPr>
            <w:tcW w:w="7630" w:type="dxa"/>
          </w:tcPr>
          <w:p w14:paraId="24DF94B2" w14:textId="77777777"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51C7A2F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5AD4A3" w14:textId="77777777" w:rsidR="00B20772" w:rsidRDefault="00B20772" w:rsidP="00DF14E8">
            <w:pPr>
              <w:pStyle w:val="ITEABodyText"/>
              <w:rPr>
                <w:color w:val="000000"/>
              </w:rPr>
            </w:pPr>
            <w:r>
              <w:rPr>
                <w:color w:val="000000"/>
              </w:rPr>
              <w:t>WP</w:t>
            </w:r>
          </w:p>
        </w:tc>
        <w:tc>
          <w:tcPr>
            <w:tcW w:w="7630" w:type="dxa"/>
          </w:tcPr>
          <w:p w14:paraId="319C3C72" w14:textId="77777777"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2F5C2A4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2C4282F" w14:textId="77777777" w:rsidR="00B20772" w:rsidRDefault="00B20772" w:rsidP="00DF14E8">
            <w:pPr>
              <w:pStyle w:val="ITEABodyText"/>
              <w:rPr>
                <w:color w:val="000000"/>
              </w:rPr>
            </w:pPr>
            <w:r>
              <w:rPr>
                <w:color w:val="000000"/>
              </w:rPr>
              <w:t>UC</w:t>
            </w:r>
          </w:p>
        </w:tc>
        <w:tc>
          <w:tcPr>
            <w:tcW w:w="7630" w:type="dxa"/>
          </w:tcPr>
          <w:p w14:paraId="6A468B55" w14:textId="77777777"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7DCDA214" w14:textId="77777777" w:rsidR="00880589" w:rsidRPr="00880589" w:rsidRDefault="00880589" w:rsidP="00880589">
      <w:pPr>
        <w:pStyle w:val="ITEABodyText"/>
      </w:pPr>
    </w:p>
    <w:p w14:paraId="54CFC862" w14:textId="77777777" w:rsidR="00397912" w:rsidRPr="009301B2" w:rsidRDefault="005C1535" w:rsidP="00781966">
      <w:pPr>
        <w:pStyle w:val="ITEAHeading1"/>
      </w:pPr>
      <w:bookmarkStart w:id="159" w:name="_Toc430172767"/>
      <w:r>
        <w:lastRenderedPageBreak/>
        <w:t>Introduction</w:t>
      </w:r>
      <w:bookmarkEnd w:id="159"/>
    </w:p>
    <w:p w14:paraId="42473FD4" w14:textId="77777777" w:rsidR="00BD4632" w:rsidRDefault="005C1535" w:rsidP="00E8326C">
      <w:pPr>
        <w:pStyle w:val="BodyText"/>
        <w:jc w:val="both"/>
      </w:pPr>
      <w:r>
        <w:t>The development and the evaluation of natural lang</w:t>
      </w:r>
      <w:r w:rsidR="008142ED">
        <w:t>uage processing systems require</w:t>
      </w:r>
      <w:r>
        <w:t xml:space="preserve"> data: for training, for tuning and for testing. In the ModelWriter project, this includes textual data, knowledge data and ideally bi-texts i.e., aligned corpora of text and their corresponding knowledge representation.  </w:t>
      </w:r>
    </w:p>
    <w:p w14:paraId="426874E4" w14:textId="77777777" w:rsidR="00BD4632" w:rsidRDefault="00BD4632" w:rsidP="00E8326C">
      <w:pPr>
        <w:pStyle w:val="BodyText"/>
        <w:jc w:val="both"/>
      </w:pPr>
    </w:p>
    <w:p w14:paraId="3C59369B" w14:textId="77777777" w:rsidR="00BD4632" w:rsidRDefault="00BD4632" w:rsidP="00BD4632">
      <w:pPr>
        <w:pStyle w:val="ITEABodyText"/>
      </w:pPr>
      <w:r>
        <w:t>Based on the use cases identified in WP1, we collected data to develop and evaluate three NLP tools necessary to achieve ModelWriter goals, namely, a semantic annotator, a semantic parser and a natural language generator.</w:t>
      </w:r>
    </w:p>
    <w:p w14:paraId="4590A1BD" w14:textId="77777777" w:rsidR="00BD4632" w:rsidRDefault="00BD4632" w:rsidP="00BD4632">
      <w:pPr>
        <w:pStyle w:val="ITEABodyText"/>
      </w:pPr>
    </w:p>
    <w:p w14:paraId="5899A9CC" w14:textId="77777777"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14:paraId="1A13E4A8" w14:textId="77777777" w:rsidR="00BD4632" w:rsidRDefault="00BD4632" w:rsidP="00BD4632">
      <w:pPr>
        <w:pStyle w:val="ITEABodyText"/>
      </w:pPr>
    </w:p>
    <w:p w14:paraId="0837C9F1" w14:textId="77777777"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14:paraId="5F4ACBE9" w14:textId="77777777" w:rsidR="00BD4632" w:rsidRDefault="00BD4632" w:rsidP="00BD4632">
      <w:pPr>
        <w:pStyle w:val="ITEABodyText"/>
      </w:pPr>
    </w:p>
    <w:p w14:paraId="537D8DAC" w14:textId="77777777" w:rsidR="00BD4632" w:rsidRDefault="00BD4632" w:rsidP="00BD4632">
      <w:pPr>
        <w:pStyle w:val="ITEABodyText"/>
      </w:pPr>
      <w:r>
        <w:t>Conversely, a natural language generator maps model representations to text. It can be used to update a text which is synchronised with a model whenever this model is modified/extended.</w:t>
      </w:r>
    </w:p>
    <w:p w14:paraId="12B0EC22" w14:textId="77777777" w:rsidR="005C1535" w:rsidRDefault="005C1535" w:rsidP="00E8326C">
      <w:pPr>
        <w:pStyle w:val="BodyText"/>
        <w:jc w:val="both"/>
      </w:pPr>
    </w:p>
    <w:p w14:paraId="285F965D" w14:textId="77777777" w:rsidR="005C1535" w:rsidRDefault="005C1535" w:rsidP="00E8326C">
      <w:pPr>
        <w:pStyle w:val="BodyText"/>
        <w:jc w:val="both"/>
      </w:pPr>
    </w:p>
    <w:p w14:paraId="76184898" w14:textId="77777777" w:rsidR="005C1535" w:rsidRDefault="00BD4632" w:rsidP="00E8326C">
      <w:pPr>
        <w:pStyle w:val="BodyText"/>
        <w:jc w:val="both"/>
      </w:pPr>
      <w:r>
        <w:t>During the first year of the ModelWriter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14:paraId="1CA5F51E" w14:textId="77777777" w:rsidR="00037310" w:rsidRDefault="00037310" w:rsidP="00E8326C">
      <w:pPr>
        <w:pStyle w:val="BodyText"/>
        <w:jc w:val="both"/>
      </w:pPr>
    </w:p>
    <w:p w14:paraId="25B94A28" w14:textId="77777777" w:rsidR="005C1535" w:rsidRDefault="005C1535" w:rsidP="00CC177B">
      <w:pPr>
        <w:pStyle w:val="BodyText"/>
        <w:numPr>
          <w:ilvl w:val="0"/>
          <w:numId w:val="27"/>
        </w:numPr>
        <w:jc w:val="both"/>
      </w:pPr>
      <w:r>
        <w:t>The texts that are technical documents describing the rules and the services of a company. They can be t</w:t>
      </w:r>
      <w:r w:rsidR="005923AF">
        <w:t>e</w:t>
      </w:r>
      <w:r>
        <w:t>xt file</w:t>
      </w:r>
      <w:r w:rsidR="008142ED">
        <w:t>s</w:t>
      </w:r>
      <w:r>
        <w:t>, pdf file</w:t>
      </w:r>
      <w:r w:rsidR="008142ED">
        <w:t>s</w:t>
      </w:r>
      <w:r>
        <w:t>, java file</w:t>
      </w:r>
      <w:r w:rsidR="008142ED">
        <w:t>s</w:t>
      </w:r>
      <w:r>
        <w:t>, etc. and they can contain both text (words, sentences, …) and pictures.</w:t>
      </w:r>
    </w:p>
    <w:p w14:paraId="505E943B" w14:textId="77777777" w:rsidR="005C1535" w:rsidRDefault="005C1535" w:rsidP="00CC177B">
      <w:pPr>
        <w:pStyle w:val="BodyText"/>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RDFtriples</w:t>
      </w:r>
      <w:r>
        <w:t xml:space="preserve"> etc. </w:t>
      </w:r>
    </w:p>
    <w:p w14:paraId="57698202" w14:textId="77777777" w:rsidR="005923AF" w:rsidRDefault="005C1535" w:rsidP="00CC177B">
      <w:pPr>
        <w:pStyle w:val="BodyText"/>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14:paraId="05AD7A1F" w14:textId="77777777" w:rsidR="005923AF" w:rsidRDefault="005923AF" w:rsidP="005923AF">
      <w:pPr>
        <w:pStyle w:val="BodyText"/>
        <w:jc w:val="both"/>
      </w:pPr>
    </w:p>
    <w:p w14:paraId="6B32A03F" w14:textId="77777777" w:rsidR="009F2C84" w:rsidRDefault="005923AF" w:rsidP="005923AF">
      <w:pPr>
        <w:pStyle w:val="BodyText"/>
        <w:jc w:val="both"/>
      </w:pPr>
      <w:r>
        <w:t xml:space="preserve">Depending on the targeted application, texts will be annotated with either model or knowledge base elements. </w:t>
      </w:r>
      <w:r w:rsidR="006948CF">
        <w:t>Thus</w:t>
      </w:r>
      <w:r>
        <w:t xml:space="preserve">, in the Obeo usecase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ECORE  or Java concepts. In contrast, in the Airbus case, </w:t>
      </w:r>
      <w:r w:rsidR="00CD6875">
        <w:t xml:space="preserve">because </w:t>
      </w:r>
      <w:r>
        <w:t xml:space="preserve">the aim is to synchronise the system installation design principles (SIDP) documents with an OWL knowledge base describing the </w:t>
      </w:r>
      <w:r w:rsidR="006948CF">
        <w:t xml:space="preserve"> rules and the components described by the SIDP documents</w:t>
      </w:r>
      <w:r w:rsidR="00BD4632">
        <w:t>, the semantic annotator annotates text with KB elements</w:t>
      </w:r>
      <w:r w:rsidR="006948CF">
        <w:t>. In sum, t</w:t>
      </w:r>
      <w:r w:rsidR="005C1535">
        <w:t>he knowledge bases</w:t>
      </w:r>
      <w:r w:rsidR="006948CF">
        <w:t xml:space="preserve"> and the models </w:t>
      </w:r>
      <w:r w:rsidR="00BD4632">
        <w:t xml:space="preserve">are </w:t>
      </w:r>
      <w:r w:rsidR="006948CF">
        <w:t xml:space="preserve"> used to annotate text and later on in the project, to represent the meaning of texts. The knowledge bases </w:t>
      </w:r>
      <w:r w:rsidR="005C1535">
        <w:t xml:space="preserve"> are </w:t>
      </w:r>
      <w:r w:rsidR="006948CF">
        <w:t xml:space="preserve">also </w:t>
      </w:r>
      <w:r w:rsidR="005C1535">
        <w:t xml:space="preserve">used to identify and check the consistency of the links between text and model. </w:t>
      </w:r>
    </w:p>
    <w:p w14:paraId="103A7871" w14:textId="77777777" w:rsidR="00EC7F7A" w:rsidRDefault="00EC7F7A" w:rsidP="00642734">
      <w:pPr>
        <w:pStyle w:val="ITEABodyText"/>
      </w:pPr>
    </w:p>
    <w:p w14:paraId="2E2B3BBA" w14:textId="77777777" w:rsidR="008F772D" w:rsidRDefault="00527184" w:rsidP="00642734">
      <w:pPr>
        <w:pStyle w:val="ITEABodyText"/>
      </w:pPr>
      <w:r w:rsidRPr="00527184">
        <w:t>Figure 1 represents the relations between the different types of data.</w:t>
      </w:r>
    </w:p>
    <w:p w14:paraId="4B9F1CA5" w14:textId="77777777" w:rsidR="00CB008D" w:rsidRDefault="00CB008D" w:rsidP="00642734">
      <w:pPr>
        <w:pStyle w:val="ITEABodyText"/>
      </w:pPr>
    </w:p>
    <w:p w14:paraId="321ACA1F" w14:textId="77777777" w:rsidR="00CB008D" w:rsidRDefault="00406EDA" w:rsidP="00CB008D">
      <w:pPr>
        <w:pStyle w:val="ITEABodyText"/>
        <w:jc w:val="center"/>
      </w:pPr>
      <w:r>
        <w:rPr>
          <w:noProof/>
          <w:lang w:val="en-US" w:eastAsia="en-US"/>
        </w:rPr>
        <w:drawing>
          <wp:inline distT="0" distB="0" distL="0" distR="0" wp14:anchorId="7C84F7DC" wp14:editId="1425B467">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C8DB7B" w14:textId="45182C6A" w:rsidR="00406EDA" w:rsidRDefault="00406EDA" w:rsidP="00406EDA">
      <w:pPr>
        <w:pStyle w:val="ITEABodyText"/>
        <w:jc w:val="center"/>
      </w:pPr>
      <w:r>
        <w:t xml:space="preserve">Figure 1: </w:t>
      </w:r>
      <w:ins w:id="160" w:author="Claire Gardent" w:date="2015-09-08T18:25:00Z">
        <w:r w:rsidR="001C48A2">
          <w:t>Text, Model and Knowledge Base</w:t>
        </w:r>
      </w:ins>
      <w:r>
        <w:t>.</w:t>
      </w:r>
    </w:p>
    <w:p w14:paraId="5C98DDD1" w14:textId="77777777" w:rsidR="00527184" w:rsidRDefault="00527184" w:rsidP="00642734">
      <w:pPr>
        <w:pStyle w:val="ITEABodyText"/>
      </w:pPr>
    </w:p>
    <w:p w14:paraId="6F82767C" w14:textId="77777777" w:rsidR="00902269" w:rsidRDefault="00902269" w:rsidP="00DD7765">
      <w:pPr>
        <w:pStyle w:val="ITEABodyText"/>
      </w:pPr>
    </w:p>
    <w:p w14:paraId="7B0871E6" w14:textId="77777777" w:rsidR="00902269" w:rsidRDefault="00902269" w:rsidP="00902269">
      <w:pPr>
        <w:pStyle w:val="ITEABodyText"/>
      </w:pPr>
      <w:r>
        <w:t>The data d</w:t>
      </w:r>
      <w:r w:rsidR="00BD4632">
        <w:t>e</w:t>
      </w:r>
      <w:r>
        <w:t>scribed in this document will  be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corpor</w:t>
      </w:r>
      <w:ins w:id="161" w:author="Monceaux, Anne" w:date="2015-09-07T23:27:00Z">
        <w:r w:rsidR="00E66F58">
          <w:t>a</w:t>
        </w:r>
      </w:ins>
      <w:r w:rsidR="00E66F58">
        <w:t xml:space="preserve"> </w:t>
      </w:r>
      <w:r>
        <w:t xml:space="preserve"> and  section 4 describes the Obeo corpora. </w:t>
      </w:r>
    </w:p>
    <w:p w14:paraId="0E067254" w14:textId="77777777" w:rsidR="00902269" w:rsidRDefault="00902269" w:rsidP="00902269">
      <w:pPr>
        <w:pStyle w:val="ITEABodyText"/>
      </w:pPr>
    </w:p>
    <w:p w14:paraId="285CB80A" w14:textId="77777777" w:rsidR="00644254" w:rsidRPr="00EC7F7A" w:rsidRDefault="00644254" w:rsidP="00DD7765">
      <w:pPr>
        <w:pStyle w:val="ITEABodyText"/>
      </w:pPr>
    </w:p>
    <w:p w14:paraId="080D21F7" w14:textId="180B1E28" w:rsidR="00397912" w:rsidRDefault="004478ED" w:rsidP="0014260F">
      <w:pPr>
        <w:pStyle w:val="ITEAHeading1"/>
      </w:pPr>
      <w:del w:id="162" w:author="Ferhat Erata" w:date="2015-09-16T13:12:00Z">
        <w:r w:rsidDel="0004468F">
          <w:lastRenderedPageBreak/>
          <w:delText xml:space="preserve">Airbus </w:delText>
        </w:r>
      </w:del>
      <w:bookmarkStart w:id="163" w:name="_Toc430172768"/>
      <w:ins w:id="164" w:author="Ferhat Erata" w:date="2015-09-16T13:12:00Z">
        <w:r w:rsidR="0004468F">
          <w:t xml:space="preserve">AIRBUS </w:t>
        </w:r>
      </w:ins>
      <w:r>
        <w:t>Data</w:t>
      </w:r>
      <w:bookmarkEnd w:id="163"/>
    </w:p>
    <w:p w14:paraId="7ADCBB65" w14:textId="77777777" w:rsidR="004478ED" w:rsidRDefault="004478ED" w:rsidP="004478ED">
      <w:pPr>
        <w:pStyle w:val="ITEABodyText"/>
      </w:pPr>
      <w:r>
        <w:t>This section describes the Airbus corpora which is composed of a set of texts and a knowledge base (the model).</w:t>
      </w:r>
    </w:p>
    <w:p w14:paraId="010E1A84" w14:textId="77777777" w:rsidR="001C125D" w:rsidRDefault="001C125D" w:rsidP="004478ED">
      <w:pPr>
        <w:pStyle w:val="ITEABodyText"/>
      </w:pPr>
    </w:p>
    <w:p w14:paraId="151BE125" w14:textId="4B6CC7C8" w:rsidR="004478ED" w:rsidRDefault="004478ED" w:rsidP="004478ED">
      <w:pPr>
        <w:pStyle w:val="ITEABodyText"/>
      </w:pPr>
      <w:r>
        <w:t xml:space="preserve">The Airbus use cases UC-FR4 and UC-FR5 target the synchronisation of Airbus SIDP (e.g. System Installation Design Principles) documents with an </w:t>
      </w:r>
      <w:r w:rsidR="00E66F58">
        <w:t xml:space="preserve">OWL </w:t>
      </w:r>
      <w:r>
        <w:t xml:space="preserve">model. </w:t>
      </w:r>
    </w:p>
    <w:p w14:paraId="6998FBD7" w14:textId="77777777" w:rsidR="001C125D" w:rsidRDefault="001C125D" w:rsidP="004478ED">
      <w:pPr>
        <w:pStyle w:val="ITEABodyText"/>
      </w:pPr>
    </w:p>
    <w:p w14:paraId="2D0263AD" w14:textId="77777777"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ModelWriter,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14:paraId="4FB6A9AE" w14:textId="77777777" w:rsidR="00320CFF" w:rsidRPr="00235A86" w:rsidRDefault="00B84BED">
      <w:pPr>
        <w:pStyle w:val="ITEAHeading2"/>
        <w:rPr>
          <w:rPrChange w:id="165" w:author="Ferhat Erata" w:date="2015-09-16T13:16:00Z">
            <w:rPr>
              <w:rFonts w:eastAsia="Times New Roman" w:cs="Times New Roman"/>
              <w:color w:val="000000" w:themeColor="text1"/>
              <w:sz w:val="20"/>
            </w:rPr>
          </w:rPrChange>
        </w:rPr>
      </w:pPr>
      <w:bookmarkStart w:id="166" w:name="_Toc430172769"/>
      <w:r w:rsidRPr="00235A86">
        <w:t>Text</w:t>
      </w:r>
      <w:bookmarkEnd w:id="166"/>
    </w:p>
    <w:p w14:paraId="2D985D24" w14:textId="77777777" w:rsidR="00CE0BF2" w:rsidRDefault="002C6AA0" w:rsidP="00F85EE8">
      <w:pPr>
        <w:pStyle w:val="ITEABodyText"/>
      </w:pPr>
      <w:r w:rsidRPr="002C6AA0">
        <w:t xml:space="preserve">The text corpus is composed essentially of the System Installation Design Principles (SIDP). The SIDP documents are technical documents (doc files) that consists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4939FB41" w14:textId="77777777" w:rsidR="0026255E" w:rsidRDefault="0026255E" w:rsidP="00F85EE8">
      <w:pPr>
        <w:pStyle w:val="ITEABodyText"/>
      </w:pPr>
    </w:p>
    <w:p w14:paraId="5068C9E6" w14:textId="77777777" w:rsidR="0026255E" w:rsidRDefault="0026255E" w:rsidP="0026255E">
      <w:pPr>
        <w:pStyle w:val="ITEABodyText"/>
        <w:jc w:val="center"/>
      </w:pPr>
      <w:r>
        <w:rPr>
          <w:noProof/>
          <w:lang w:val="en-US" w:eastAsia="en-US"/>
        </w:rPr>
        <w:drawing>
          <wp:inline distT="0" distB="0" distL="0" distR="0" wp14:anchorId="0586821A" wp14:editId="1439D925">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5F165BDD" w14:textId="77777777" w:rsidR="0026255E" w:rsidRDefault="0026255E" w:rsidP="0026255E">
      <w:pPr>
        <w:pStyle w:val="ITEABodyText"/>
        <w:jc w:val="center"/>
      </w:pPr>
      <w:r>
        <w:t>Figure 2: An extract from a SDIP document.</w:t>
      </w:r>
    </w:p>
    <w:p w14:paraId="77CF08EB" w14:textId="77777777" w:rsidR="00FE6B8E" w:rsidRDefault="00FE6B8E" w:rsidP="00FE6B8E">
      <w:pPr>
        <w:pStyle w:val="ITEABodyText"/>
      </w:pPr>
    </w:p>
    <w:p w14:paraId="5C962531" w14:textId="77777777" w:rsidR="00FE6B8E" w:rsidRDefault="00FE6B8E" w:rsidP="00FE6B8E">
      <w:pPr>
        <w:pStyle w:val="ITEABodyText"/>
      </w:pPr>
    </w:p>
    <w:p w14:paraId="071DB287" w14:textId="77777777" w:rsidR="00FE6B8E" w:rsidRDefault="00FE6B8E" w:rsidP="00FE6B8E">
      <w:pPr>
        <w:pStyle w:val="ITEABodyText"/>
      </w:pPr>
      <w:r>
        <w:t>We gathered two text corpora for developing and testing our NLP tools:</w:t>
      </w:r>
    </w:p>
    <w:p w14:paraId="1956A3D6" w14:textId="77777777" w:rsidR="00FE6B8E" w:rsidRDefault="00FE6B8E" w:rsidP="00FE6B8E">
      <w:pPr>
        <w:pStyle w:val="ITEABodyText"/>
      </w:pPr>
    </w:p>
    <w:p w14:paraId="371C2DED" w14:textId="2739255D" w:rsidR="001C48A2" w:rsidRDefault="00FE6B8E" w:rsidP="00C82FF9">
      <w:pPr>
        <w:pStyle w:val="ITEABodyText"/>
        <w:numPr>
          <w:ilvl w:val="0"/>
          <w:numId w:val="28"/>
        </w:numPr>
        <w:rPr>
          <w:ins w:id="167" w:author="Claire Gardent" w:date="2015-09-08T18:26:00Z"/>
        </w:rPr>
      </w:pPr>
      <w:r>
        <w:t xml:space="preserve">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w:t>
      </w:r>
      <w:r w:rsidR="00E66F58">
        <w:t xml:space="preserve">a confidential document, made </w:t>
      </w:r>
      <w:r>
        <w:t xml:space="preserve">available </w:t>
      </w:r>
      <w:r w:rsidR="00E66F58">
        <w:t xml:space="preserve">under NDA only. </w:t>
      </w:r>
    </w:p>
    <w:p w14:paraId="192FF3CB" w14:textId="77777777" w:rsidR="00FE6B8E" w:rsidRDefault="00FE6B8E" w:rsidP="001C48A2">
      <w:pPr>
        <w:pStyle w:val="ITEABodyText"/>
        <w:ind w:left="360"/>
      </w:pPr>
    </w:p>
    <w:p w14:paraId="5FA86CD0" w14:textId="0415E71D"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extracted from the database. It is a rule describing a segregation constraint holding between a pipe and an electrical route. This constraint is specified by Rule 1 and applies in the functional area ATA38 (i.e., the water waste system)</w:t>
      </w:r>
      <w:r w:rsidR="00E66F58">
        <w:t xml:space="preserve"> and in aircraft Zone 1 (</w:t>
      </w:r>
      <w:r w:rsidR="00085353">
        <w:t>i.e</w:t>
      </w:r>
      <w:r w:rsidR="00E66F58">
        <w:t xml:space="preserve"> </w:t>
      </w:r>
      <w:r w:rsidR="00A17938">
        <w:t xml:space="preserve">this refers to </w:t>
      </w:r>
      <w:r w:rsidR="00E66F58">
        <w:t xml:space="preserve">a zonal </w:t>
      </w:r>
      <w:r w:rsidR="00085353">
        <w:t>safety breakdown of the aircraft)</w:t>
      </w:r>
      <w:r>
        <w:t xml:space="preserve">.  </w:t>
      </w:r>
    </w:p>
    <w:p w14:paraId="5B635EFF" w14:textId="77777777" w:rsidR="00FE6B8E" w:rsidRDefault="00FE6B8E" w:rsidP="00FE6B8E">
      <w:pPr>
        <w:pStyle w:val="ITEABodyText"/>
      </w:pPr>
    </w:p>
    <w:p w14:paraId="0E404B02" w14:textId="574FEC5F" w:rsidR="00FE6B8E" w:rsidRDefault="00FE6B8E" w:rsidP="00FE6B8E">
      <w:pPr>
        <w:pStyle w:val="ITEABodyText"/>
      </w:pPr>
      <w:r>
        <w:t xml:space="preserve">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w:t>
      </w:r>
      <w:r w:rsidR="00085353">
        <w:t xml:space="preserve">OWL </w:t>
      </w:r>
      <w:r>
        <w:t>version of the rules while the text file is used to test the NLP tools.</w:t>
      </w:r>
    </w:p>
    <w:p w14:paraId="538A548E" w14:textId="77777777" w:rsidR="005A5A65" w:rsidRDefault="005A5A65" w:rsidP="00CE0BF2">
      <w:pPr>
        <w:pStyle w:val="Footer"/>
      </w:pPr>
    </w:p>
    <w:tbl>
      <w:tblPr>
        <w:tblStyle w:val="MediumShading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6AA47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CDABAB4" w14:textId="77777777" w:rsidR="00DC3C20" w:rsidRDefault="00DC3C20" w:rsidP="00DC3C20">
            <w:pPr>
              <w:pStyle w:val="Footer"/>
            </w:pPr>
            <w:r>
              <w:t>ATA</w:t>
            </w:r>
          </w:p>
        </w:tc>
        <w:tc>
          <w:tcPr>
            <w:tcW w:w="804" w:type="dxa"/>
          </w:tcPr>
          <w:p w14:paraId="6E39738A"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2D12618E"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35355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5A82D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68AA6AA3"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6CC9EAB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193D95B1"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 2</w:t>
            </w:r>
          </w:p>
        </w:tc>
      </w:tr>
      <w:tr w:rsidR="00871463" w14:paraId="00D48FAD"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4296A3C9" w14:textId="77777777" w:rsidR="00DC3C20" w:rsidRDefault="00871463" w:rsidP="00DC3C20">
            <w:pPr>
              <w:pStyle w:val="Footer"/>
            </w:pPr>
            <w:r>
              <w:t>38</w:t>
            </w:r>
          </w:p>
        </w:tc>
        <w:tc>
          <w:tcPr>
            <w:tcW w:w="804" w:type="dxa"/>
          </w:tcPr>
          <w:p w14:paraId="28163BB3"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882" w:type="dxa"/>
          </w:tcPr>
          <w:p w14:paraId="77FD0828"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12EE755"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3F6D8B02"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687AB17A"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45F788C9"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44475D56"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electrical route</w:t>
            </w:r>
          </w:p>
        </w:tc>
      </w:tr>
    </w:tbl>
    <w:p w14:paraId="759894BE" w14:textId="77777777" w:rsidR="00DC3C20" w:rsidRDefault="00DC3C20" w:rsidP="00DC3C20">
      <w:pPr>
        <w:pStyle w:val="Footer"/>
      </w:pPr>
    </w:p>
    <w:p w14:paraId="798F465D" w14:textId="77777777" w:rsidR="00871463" w:rsidRDefault="00871463" w:rsidP="00871463">
      <w:pPr>
        <w:pStyle w:val="Footer"/>
        <w:jc w:val="center"/>
      </w:pPr>
      <w:r>
        <w:t>Table 1: A rule from Airbus’ model.</w:t>
      </w:r>
    </w:p>
    <w:p w14:paraId="088B6795" w14:textId="77777777" w:rsidR="00871463" w:rsidRDefault="00871463" w:rsidP="00871463">
      <w:pPr>
        <w:pStyle w:val="Footer"/>
        <w:jc w:val="center"/>
      </w:pPr>
    </w:p>
    <w:p w14:paraId="6711741A" w14:textId="77777777" w:rsidR="00E437C0" w:rsidRPr="005159EA" w:rsidRDefault="00F66176" w:rsidP="005159EA">
      <w:pPr>
        <w:pStyle w:val="ITEAHeading2"/>
        <w:rPr>
          <w:rFonts w:eastAsia="Times New Roman" w:cs="Times New Roman"/>
          <w:color w:val="000000" w:themeColor="text1"/>
          <w:sz w:val="20"/>
        </w:rPr>
      </w:pPr>
      <w:bookmarkStart w:id="168" w:name="_Toc430172770"/>
      <w:r>
        <w:t>Model</w:t>
      </w:r>
      <w:r w:rsidR="007E56B2">
        <w:t>s</w:t>
      </w:r>
      <w:bookmarkEnd w:id="168"/>
    </w:p>
    <w:p w14:paraId="239FF365" w14:textId="77777777" w:rsidR="006A6FDF" w:rsidRDefault="00F66176" w:rsidP="006A6FDF">
      <w:pPr>
        <w:pStyle w:val="Footer"/>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14:paraId="4A493D63" w14:textId="77777777" w:rsidR="00F66176" w:rsidRDefault="00F66176" w:rsidP="00F66176">
      <w:pPr>
        <w:pStyle w:val="Footer"/>
        <w:jc w:val="both"/>
      </w:pPr>
    </w:p>
    <w:p w14:paraId="76C4D4AE" w14:textId="11A7B6C1" w:rsidR="00F66176" w:rsidRDefault="00F66176" w:rsidP="00CC177B">
      <w:pPr>
        <w:pStyle w:val="Footer"/>
        <w:numPr>
          <w:ilvl w:val="0"/>
          <w:numId w:val="29"/>
        </w:numPr>
        <w:jc w:val="both"/>
      </w:pPr>
      <w:r>
        <w:t>The Rule ontology represents the SIDP rules concepts</w:t>
      </w:r>
      <w:r w:rsidR="00B56D99">
        <w:t>. It was manually constructed</w:t>
      </w:r>
      <w:r w:rsidR="006A6FDF">
        <w:t xml:space="preserve"> and derived from </w:t>
      </w:r>
      <w:r w:rsidR="00B56D99">
        <w:t xml:space="preserve">the </w:t>
      </w:r>
      <w:r w:rsidR="00A17938">
        <w:t xml:space="preserve">underlying data structure of </w:t>
      </w:r>
      <w:r w:rsidR="006A6FDF">
        <w:t xml:space="preserve">the </w:t>
      </w:r>
      <w:r w:rsidR="00A17938">
        <w:t xml:space="preserve">SQL </w:t>
      </w:r>
      <w:r w:rsidR="006A6FDF">
        <w:t>semi-structured rules mentioned above</w:t>
      </w:r>
      <w:r>
        <w:t xml:space="preserve">. It is an OWL-DL ontology composed of </w:t>
      </w:r>
      <w:r w:rsidR="00A17938">
        <w:t xml:space="preserve">30 classes, </w:t>
      </w:r>
      <w:r w:rsidR="00B56D99">
        <w:t xml:space="preserve">35 objectProperties and 54 dataProperties. It can be automatically populated with data exported from the SQL database (Excel file) and the resulting knowledge base contains 45781 triples. </w:t>
      </w:r>
      <w:r>
        <w:t xml:space="preserve">. </w:t>
      </w:r>
    </w:p>
    <w:p w14:paraId="78200F9E" w14:textId="77777777" w:rsidR="00F66176" w:rsidRDefault="0020736E" w:rsidP="0020736E">
      <w:pPr>
        <w:pStyle w:val="Caption"/>
      </w:pPr>
      <w:r w:rsidRPr="00C82FF9">
        <w:rPr>
          <w:noProof/>
          <w:lang w:val="en-US" w:eastAsia="en-US"/>
        </w:rPr>
        <w:lastRenderedPageBreak/>
        <w:drawing>
          <wp:inline distT="0" distB="0" distL="0" distR="0" wp14:anchorId="0A4C0EAD" wp14:editId="22DBB919">
            <wp:extent cx="5759450" cy="407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40798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6C2E1C">
        <w:rPr>
          <w:noProof/>
        </w:rPr>
        <w:t>1</w:t>
      </w:r>
      <w:r>
        <w:fldChar w:fldCharType="end"/>
      </w:r>
      <w:r>
        <w:t xml:space="preserve"> - Screen shot of Rule ontology</w:t>
      </w:r>
    </w:p>
    <w:p w14:paraId="01041CB5" w14:textId="77777777" w:rsidR="00B829D5" w:rsidRDefault="00B829D5" w:rsidP="00B829D5">
      <w:pPr>
        <w:pStyle w:val="Footer"/>
        <w:keepNext/>
        <w:ind w:left="360"/>
        <w:jc w:val="both"/>
        <w:rPr>
          <w:ins w:id="169" w:author="Ferhat Erata" w:date="2015-09-16T13:10:00Z"/>
        </w:rPr>
      </w:pPr>
      <w:r>
        <w:rPr>
          <w:noProof/>
          <w:lang w:val="en-US" w:eastAsia="en-US"/>
        </w:rPr>
        <w:drawing>
          <wp:inline distT="0" distB="0" distL="0" distR="0" wp14:anchorId="6258BB0A" wp14:editId="010C4900">
            <wp:extent cx="5452281" cy="36897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52370" cy="3689820"/>
                    </a:xfrm>
                    <a:prstGeom prst="rect">
                      <a:avLst/>
                    </a:prstGeom>
                  </pic:spPr>
                </pic:pic>
              </a:graphicData>
            </a:graphic>
          </wp:inline>
        </w:drawing>
      </w:r>
    </w:p>
    <w:p w14:paraId="00BBA878" w14:textId="77777777" w:rsidR="00C94E1C" w:rsidRDefault="00C94E1C" w:rsidP="00B829D5">
      <w:pPr>
        <w:pStyle w:val="Footer"/>
        <w:keepNext/>
        <w:ind w:left="360"/>
        <w:jc w:val="both"/>
      </w:pPr>
    </w:p>
    <w:p w14:paraId="1CBF3559" w14:textId="52F0A18D" w:rsidR="00F66176" w:rsidRDefault="00B829D5" w:rsidP="00CC177B">
      <w:pPr>
        <w:pStyle w:val="Footer"/>
        <w:numPr>
          <w:ilvl w:val="0"/>
          <w:numId w:val="29"/>
        </w:numPr>
        <w:jc w:val="both"/>
        <w:rPr>
          <w:ins w:id="170" w:author="Monceaux, Anne" w:date="2015-09-08T07:30:00Z"/>
        </w:rPr>
      </w:pPr>
      <w:r>
        <w:t xml:space="preserve">Figure </w:t>
      </w:r>
      <w:r>
        <w:rPr>
          <w:color w:val="808080" w:themeColor="background1" w:themeShade="80"/>
          <w:spacing w:val="0"/>
          <w:szCs w:val="20"/>
        </w:rPr>
        <w:fldChar w:fldCharType="begin"/>
      </w:r>
      <w:r>
        <w:instrText xml:space="preserve"> SEQ Figure \* ARABIC </w:instrText>
      </w:r>
      <w:r>
        <w:rPr>
          <w:color w:val="808080" w:themeColor="background1" w:themeShade="80"/>
          <w:spacing w:val="0"/>
          <w:szCs w:val="20"/>
        </w:rPr>
        <w:fldChar w:fldCharType="separate"/>
      </w:r>
      <w:r w:rsidR="006C2E1C">
        <w:rPr>
          <w:noProof/>
        </w:rPr>
        <w:t>2</w:t>
      </w:r>
      <w:r>
        <w:rPr>
          <w:color w:val="808080" w:themeColor="background1" w:themeShade="80"/>
          <w:spacing w:val="0"/>
          <w:szCs w:val="20"/>
        </w:rPr>
        <w:fldChar w:fldCharType="end"/>
      </w:r>
      <w:r>
        <w:t xml:space="preserve"> - Screen </w:t>
      </w:r>
      <w:r w:rsidR="0020736E">
        <w:t>shot</w:t>
      </w:r>
      <w:r>
        <w:rPr>
          <w:noProof/>
        </w:rPr>
        <w:t xml:space="preserve"> of the populated Rule ontology</w:t>
      </w:r>
      <w:r w:rsidR="0020736E">
        <w:rPr>
          <w:noProof/>
        </w:rPr>
        <w:t xml:space="preserve"> (ie the OWL database)</w:t>
      </w:r>
      <w:r w:rsidR="00F66176">
        <w:t xml:space="preserve">The Component ontology represents the </w:t>
      </w:r>
      <w:r w:rsidR="00FD24D8">
        <w:t xml:space="preserve">concepts and </w:t>
      </w:r>
      <w:r w:rsidR="00FC7D39">
        <w:t xml:space="preserve">the </w:t>
      </w:r>
      <w:r w:rsidR="00B56D99">
        <w:t xml:space="preserve">vocabulary used in </w:t>
      </w:r>
      <w:r w:rsidR="00F66176">
        <w:t xml:space="preserve">system installation </w:t>
      </w:r>
      <w:r w:rsidR="00B56D99">
        <w:t xml:space="preserve">rules to refer to </w:t>
      </w:r>
      <w:r w:rsidR="00FC7D39">
        <w:t xml:space="preserve">both </w:t>
      </w:r>
      <w:r w:rsidR="00B56D99">
        <w:t xml:space="preserve">the </w:t>
      </w:r>
      <w:r w:rsidR="00F66176">
        <w:t xml:space="preserve">components </w:t>
      </w:r>
      <w:r w:rsidR="00B56D99">
        <w:t xml:space="preserve">to be installed </w:t>
      </w:r>
      <w:r w:rsidR="00FD24D8">
        <w:t>such as</w:t>
      </w:r>
      <w:r w:rsidR="00FC7D39" w:rsidRPr="00FC7D39">
        <w:t xml:space="preserve"> </w:t>
      </w:r>
      <w:r w:rsidR="00FC7D39">
        <w:t>pipes</w:t>
      </w:r>
      <w:r w:rsidR="00FD24D8">
        <w:t xml:space="preserve">, </w:t>
      </w:r>
      <w:r w:rsidR="00FC7D39">
        <w:t xml:space="preserve">wires or </w:t>
      </w:r>
      <w:r w:rsidR="00FD24D8">
        <w:t xml:space="preserve">equipment, </w:t>
      </w:r>
      <w:r w:rsidR="00FC7D39">
        <w:t xml:space="preserve">and the means </w:t>
      </w:r>
      <w:r w:rsidR="00FC7D39">
        <w:lastRenderedPageBreak/>
        <w:t xml:space="preserve">used for routing, connecting, isolating these components such as bolts, clamps, </w:t>
      </w:r>
      <w:r w:rsidR="00FD24D8">
        <w:t>etc. This ontology</w:t>
      </w:r>
      <w:r w:rsidR="00087AF3">
        <w:t xml:space="preserve"> is</w:t>
      </w:r>
      <w:r w:rsidR="001633E6">
        <w:t xml:space="preserve"> </w:t>
      </w:r>
      <w:r w:rsidR="007E56B2">
        <w:t xml:space="preserve">manually constructed by experts working at the Airbus company. </w:t>
      </w:r>
      <w:r w:rsidR="00F66176">
        <w:t xml:space="preserve">It is an OWL-DL ontology and it is composed </w:t>
      </w:r>
      <w:r w:rsidR="00FD24D8">
        <w:t xml:space="preserve">in its current version </w:t>
      </w:r>
      <w:r w:rsidR="00F66176">
        <w:t xml:space="preserve">of </w:t>
      </w:r>
      <w:r w:rsidR="00FC7D39">
        <w:t xml:space="preserve">476 classes, </w:t>
      </w:r>
      <w:r w:rsidR="00FD24D8">
        <w:t>21 ObjectProperties</w:t>
      </w:r>
      <w:r w:rsidR="00FC7D39">
        <w:t xml:space="preserve"> and</w:t>
      </w:r>
      <w:r w:rsidR="00FD24D8">
        <w:t xml:space="preserve"> 35 </w:t>
      </w:r>
      <w:r w:rsidR="00FC7D39">
        <w:t>D</w:t>
      </w:r>
      <w:r w:rsidR="00FD24D8">
        <w:t>ataProperties</w:t>
      </w:r>
      <w:r w:rsidR="00FC7D39">
        <w:t>.</w:t>
      </w:r>
      <w:r w:rsidR="00F66176">
        <w:t>Figure 3 presents an extract from this ontology.</w:t>
      </w:r>
    </w:p>
    <w:p w14:paraId="6E6E5974" w14:textId="77777777" w:rsidR="00FC7D39" w:rsidRDefault="00FC7D39" w:rsidP="00FC7D39">
      <w:pPr>
        <w:pStyle w:val="ListParagraph"/>
        <w:rPr>
          <w:ins w:id="171" w:author="Monceaux, Anne" w:date="2015-09-08T07:30:00Z"/>
        </w:rPr>
      </w:pPr>
    </w:p>
    <w:p w14:paraId="1A6AAF97" w14:textId="77777777" w:rsidR="00FC7D39" w:rsidRDefault="00FC7D39" w:rsidP="00FC7D39">
      <w:pPr>
        <w:pStyle w:val="Footer"/>
        <w:ind w:left="360"/>
      </w:pPr>
    </w:p>
    <w:p w14:paraId="09DEFA11" w14:textId="77777777" w:rsidR="005F16F1" w:rsidRDefault="0020736E" w:rsidP="005F16F1">
      <w:pPr>
        <w:pStyle w:val="Footer"/>
        <w:jc w:val="both"/>
      </w:pPr>
      <w:ins w:id="172" w:author="Monceaux, Anne" w:date="2015-09-08T08:43:00Z">
        <w:r>
          <w:rPr>
            <w:noProof/>
            <w:lang w:val="en-US" w:eastAsia="en-US"/>
          </w:rPr>
          <w:drawing>
            <wp:inline distT="0" distB="0" distL="0" distR="0" wp14:anchorId="4F593AB9" wp14:editId="2D2EAE1D">
              <wp:extent cx="49530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53000" cy="5400675"/>
                      </a:xfrm>
                      <a:prstGeom prst="rect">
                        <a:avLst/>
                      </a:prstGeom>
                    </pic:spPr>
                  </pic:pic>
                </a:graphicData>
              </a:graphic>
            </wp:inline>
          </w:drawing>
        </w:r>
      </w:ins>
    </w:p>
    <w:p w14:paraId="4A2C1938" w14:textId="77777777" w:rsidR="005F16F1" w:rsidRDefault="005F16F1" w:rsidP="005F16F1">
      <w:pPr>
        <w:pStyle w:val="Footer"/>
        <w:jc w:val="center"/>
      </w:pPr>
      <w:r>
        <w:rPr>
          <w:noProof/>
          <w:lang w:val="en-US" w:eastAsia="en-US"/>
        </w:rPr>
        <w:lastRenderedPageBreak/>
        <w:drawing>
          <wp:inline distT="0" distB="0" distL="0" distR="0" wp14:anchorId="72DA6AD8" wp14:editId="4041D848">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8D05848" w14:textId="77777777" w:rsidR="005F16F1" w:rsidRDefault="005F16F1" w:rsidP="005F16F1">
      <w:pPr>
        <w:pStyle w:val="Footer"/>
        <w:jc w:val="center"/>
      </w:pPr>
    </w:p>
    <w:p w14:paraId="0BD77AF5" w14:textId="77777777" w:rsidR="005F16F1" w:rsidRDefault="005F16F1" w:rsidP="005F16F1">
      <w:pPr>
        <w:pStyle w:val="Footer"/>
        <w:jc w:val="center"/>
      </w:pPr>
      <w:r>
        <w:t>Figure 3: An extract from Component Ontology.</w:t>
      </w:r>
    </w:p>
    <w:p w14:paraId="6494B057" w14:textId="77777777" w:rsidR="005F16F1" w:rsidRDefault="005F16F1" w:rsidP="005F16F1">
      <w:pPr>
        <w:pStyle w:val="Footer"/>
        <w:jc w:val="center"/>
      </w:pPr>
    </w:p>
    <w:p w14:paraId="373DE14F" w14:textId="41B6E3D0" w:rsidR="002F7FE1" w:rsidRDefault="00E437C0" w:rsidP="00CC177B">
      <w:pPr>
        <w:pStyle w:val="Footer"/>
        <w:jc w:val="both"/>
      </w:pPr>
      <w:r>
        <w:t>This</w:t>
      </w:r>
      <w:r w:rsidR="00CC177B">
        <w:t xml:space="preserve"> knowledge base is used in different tasks. Firstly, it </w:t>
      </w:r>
      <w:r>
        <w:t xml:space="preserve">provides </w:t>
      </w:r>
      <w:r w:rsidR="00994485">
        <w:t xml:space="preserve">terminological information that can be used when proposing </w:t>
      </w:r>
      <w:r>
        <w:t xml:space="preserve">some </w:t>
      </w:r>
      <w:r w:rsidR="00CC177B">
        <w:t xml:space="preserve"> semantic links between text and model (e.g. </w:t>
      </w:r>
      <w:r w:rsidR="00CC177B" w:rsidRPr="00C82FF9">
        <w:rPr>
          <w:i/>
        </w:rPr>
        <w:t>link</w:t>
      </w:r>
      <w:r w:rsidR="00CC177B">
        <w:t xml:space="preserve"> is </w:t>
      </w:r>
      <w:r w:rsidR="00994485">
        <w:t xml:space="preserve">a </w:t>
      </w:r>
      <w:r w:rsidR="00CC177B">
        <w:t xml:space="preserve">synonym </w:t>
      </w:r>
      <w:r w:rsidR="00994485">
        <w:t xml:space="preserve">for </w:t>
      </w:r>
      <w:r w:rsidR="00CC177B" w:rsidRPr="00C82FF9">
        <w:rPr>
          <w:i/>
        </w:rPr>
        <w:t>attach</w:t>
      </w:r>
      <w:r w:rsidR="00CC177B">
        <w:t>). This is based on rdfs:label and skos label (</w:t>
      </w:r>
      <w:ins w:id="173" w:author="Monceaux, Anne" w:date="2015-09-07T23:43:00Z">
        <w:r w:rsidR="008C3622">
          <w:t>skos:p</w:t>
        </w:r>
      </w:ins>
      <w:r w:rsidR="00CC177B">
        <w:t xml:space="preserve">reflabel and </w:t>
      </w:r>
      <w:ins w:id="174" w:author="Monceaux, Anne" w:date="2015-09-07T23:43:00Z">
        <w:r w:rsidR="008C3622">
          <w:t>skos:</w:t>
        </w:r>
      </w:ins>
      <w:r w:rsidR="00CC177B">
        <w:t xml:space="preserve">altlabel).  Secondly, the knowledge base </w:t>
      </w:r>
      <w:r>
        <w:t>is used to verify</w:t>
      </w:r>
      <w:r w:rsidR="00CC177B">
        <w:t xml:space="preserve"> the consistency of the created links using the ontologies axioms (e.g. disjointWith). Thirdly, the skos:definition labels are exploited to create a raw texts describing the components used by Airbus company.</w:t>
      </w:r>
    </w:p>
    <w:p w14:paraId="5BF95629" w14:textId="77777777" w:rsidR="00CC177B" w:rsidRDefault="00CC177B" w:rsidP="00CC177B">
      <w:pPr>
        <w:pStyle w:val="Footer"/>
        <w:jc w:val="both"/>
      </w:pPr>
    </w:p>
    <w:p w14:paraId="076B4128" w14:textId="77777777" w:rsidR="005159EA" w:rsidRPr="00320CFF" w:rsidRDefault="005159EA" w:rsidP="005159EA">
      <w:pPr>
        <w:pStyle w:val="ITEAHeading2"/>
        <w:rPr>
          <w:rFonts w:eastAsia="Times New Roman" w:cs="Times New Roman"/>
          <w:color w:val="000000" w:themeColor="text1"/>
          <w:sz w:val="20"/>
        </w:rPr>
      </w:pPr>
      <w:bookmarkStart w:id="175" w:name="_Toc430172771"/>
      <w:r>
        <w:t>Exploiting the Data</w:t>
      </w:r>
      <w:bookmarkEnd w:id="175"/>
    </w:p>
    <w:p w14:paraId="38AF6257" w14:textId="77777777" w:rsidR="005159EA" w:rsidRDefault="005159EA" w:rsidP="00CC177B">
      <w:pPr>
        <w:pStyle w:val="Footer"/>
        <w:jc w:val="both"/>
      </w:pPr>
    </w:p>
    <w:p w14:paraId="3B5C7008" w14:textId="77777777" w:rsidR="00CC177B" w:rsidRDefault="00CC177B" w:rsidP="00CC177B">
      <w:pPr>
        <w:pStyle w:val="Footer"/>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6442C73C" w14:textId="77777777" w:rsidR="00CC177B" w:rsidRDefault="00CC177B" w:rsidP="00CC177B">
      <w:pPr>
        <w:pStyle w:val="Footer"/>
        <w:jc w:val="both"/>
      </w:pPr>
    </w:p>
    <w:p w14:paraId="70E22AF3" w14:textId="77777777" w:rsidR="00CC177B" w:rsidRDefault="00CC177B" w:rsidP="00CC177B">
      <w:pPr>
        <w:pStyle w:val="Footer"/>
        <w:jc w:val="both"/>
      </w:pPr>
      <w:r>
        <w:t>During the first year of the project, we used th</w:t>
      </w:r>
      <w:r w:rsidR="005159EA">
        <w:t>e</w:t>
      </w:r>
      <w:r>
        <w:t xml:space="preserve"> data as follows:</w:t>
      </w:r>
    </w:p>
    <w:p w14:paraId="2F96AA88" w14:textId="77777777" w:rsidR="001C125D" w:rsidRDefault="001C125D" w:rsidP="00CC177B">
      <w:pPr>
        <w:pStyle w:val="Footer"/>
        <w:jc w:val="both"/>
      </w:pPr>
    </w:p>
    <w:p w14:paraId="4218FFCB" w14:textId="77777777" w:rsidR="005159EA" w:rsidRDefault="005159EA" w:rsidP="005159EA">
      <w:pPr>
        <w:pStyle w:val="Footer"/>
        <w:numPr>
          <w:ilvl w:val="0"/>
          <w:numId w:val="30"/>
        </w:numPr>
        <w:jc w:val="both"/>
      </w:pPr>
      <w:r>
        <w:t>Semantic Parsing maps text to meaning representations which can then be queried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Knowldege Base</w:t>
      </w:r>
      <w:r>
        <w:rPr>
          <w:rStyle w:val="FootnoteReference"/>
        </w:rPr>
        <w:footnoteReference w:id="1"/>
      </w:r>
      <w:r>
        <w:t xml:space="preserve">. </w:t>
      </w:r>
    </w:p>
    <w:p w14:paraId="5419E729" w14:textId="77777777" w:rsidR="00CC177B" w:rsidRDefault="005159EA" w:rsidP="00CC177B">
      <w:pPr>
        <w:pStyle w:val="Footer"/>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14:paraId="00C5F6A0" w14:textId="77777777" w:rsidR="00CC177B" w:rsidRDefault="00CC177B" w:rsidP="00CC177B">
      <w:pPr>
        <w:pStyle w:val="Footer"/>
        <w:numPr>
          <w:ilvl w:val="0"/>
          <w:numId w:val="30"/>
        </w:numPr>
        <w:jc w:val="both"/>
      </w:pPr>
      <w:r>
        <w:lastRenderedPageBreak/>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14:paraId="45930CBA" w14:textId="77777777" w:rsidR="00CC177B" w:rsidRDefault="00CC177B" w:rsidP="00CC177B">
      <w:pPr>
        <w:pStyle w:val="Footer"/>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355C02AE" w14:textId="77777777" w:rsidR="00CC177B" w:rsidRDefault="00CC177B" w:rsidP="00CC177B">
      <w:pPr>
        <w:pStyle w:val="Footer"/>
        <w:jc w:val="both"/>
      </w:pPr>
    </w:p>
    <w:p w14:paraId="25DF9A9D" w14:textId="77777777" w:rsidR="00D11213" w:rsidRDefault="00CC177B" w:rsidP="00CC177B">
      <w:pPr>
        <w:pStyle w:val="Footer"/>
        <w:jc w:val="both"/>
      </w:pPr>
      <w:r>
        <w:t>For the second year of the proje</w:t>
      </w:r>
      <w:r w:rsidR="008054F3">
        <w:t>c</w:t>
      </w:r>
      <w:r>
        <w:t>t, the aim is twofold.</w:t>
      </w:r>
    </w:p>
    <w:p w14:paraId="0E3B44DE" w14:textId="77777777" w:rsidR="00CC177B" w:rsidRDefault="00CC177B" w:rsidP="00CC177B">
      <w:pPr>
        <w:pStyle w:val="Footer"/>
        <w:jc w:val="both"/>
      </w:pPr>
    </w:p>
    <w:p w14:paraId="12CDA53C" w14:textId="77777777" w:rsidR="00CC177B" w:rsidRDefault="00CC177B" w:rsidP="00CC177B">
      <w:pPr>
        <w:pStyle w:val="Footer"/>
        <w:jc w:val="both"/>
      </w:pPr>
      <w:r>
        <w:t xml:space="preserve">First, we plan to use the semantic annotator to annotate </w:t>
      </w:r>
      <w:r w:rsidR="00D11213">
        <w:t xml:space="preserve"> SIDP documents</w:t>
      </w:r>
      <w:r>
        <w:t xml:space="preserve"> with KB concepts. The resulting annotated text will then be used to develop a semantic parser and a generator. </w:t>
      </w:r>
    </w:p>
    <w:p w14:paraId="7648A531" w14:textId="77777777" w:rsidR="00CC177B" w:rsidRDefault="00CC177B" w:rsidP="00CC177B">
      <w:pPr>
        <w:pStyle w:val="Footer"/>
        <w:jc w:val="both"/>
      </w:pPr>
    </w:p>
    <w:p w14:paraId="5BF6440E" w14:textId="77777777" w:rsidR="002F7FE1" w:rsidRDefault="00CC177B" w:rsidP="00CC177B">
      <w:pPr>
        <w:pStyle w:val="Footer"/>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14:paraId="119DC5A6" w14:textId="77777777" w:rsidR="00602A10" w:rsidRDefault="00602A10" w:rsidP="00CC177B">
      <w:pPr>
        <w:pStyle w:val="Footer"/>
        <w:jc w:val="both"/>
      </w:pPr>
    </w:p>
    <w:p w14:paraId="6CB42EBE" w14:textId="6B855AA8" w:rsidR="00602A10" w:rsidRDefault="00602A10" w:rsidP="00602A10">
      <w:pPr>
        <w:pStyle w:val="ITEAHeading1"/>
      </w:pPr>
      <w:del w:id="176" w:author="Ferhat Erata" w:date="2015-09-16T13:12:00Z">
        <w:r w:rsidDel="00060810">
          <w:lastRenderedPageBreak/>
          <w:delText xml:space="preserve">Obeo </w:delText>
        </w:r>
      </w:del>
      <w:bookmarkStart w:id="177" w:name="_Toc430172772"/>
      <w:ins w:id="178" w:author="Ferhat Erata" w:date="2015-09-16T13:12:00Z">
        <w:r w:rsidR="00060810">
          <w:t xml:space="preserve">OBEO </w:t>
        </w:r>
      </w:ins>
      <w:r>
        <w:t>Data</w:t>
      </w:r>
      <w:bookmarkEnd w:id="177"/>
    </w:p>
    <w:p w14:paraId="57722D20" w14:textId="77777777" w:rsidR="00E86DA2" w:rsidRDefault="00602A10" w:rsidP="00602A10">
      <w:pPr>
        <w:pStyle w:val="Footer"/>
        <w:jc w:val="both"/>
      </w:pPr>
      <w:r>
        <w:t>T</w:t>
      </w:r>
      <w:r w:rsidR="00575671">
        <w:t>his section describes the Obeo</w:t>
      </w:r>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523A1970" w14:textId="77777777" w:rsidR="00E86DA2" w:rsidRDefault="00E86DA2" w:rsidP="00602A10">
      <w:pPr>
        <w:pStyle w:val="Footer"/>
        <w:jc w:val="both"/>
      </w:pPr>
    </w:p>
    <w:p w14:paraId="19EEBE59" w14:textId="77777777" w:rsidR="00E86DA2" w:rsidRDefault="00E86DA2" w:rsidP="00E86DA2">
      <w:pPr>
        <w:pStyle w:val="Footer"/>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7091BF1" w14:textId="77777777" w:rsidR="00E86DA2" w:rsidRDefault="00E86DA2" w:rsidP="00E86DA2">
      <w:pPr>
        <w:pStyle w:val="Footer"/>
        <w:jc w:val="both"/>
      </w:pPr>
    </w:p>
    <w:p w14:paraId="3381F4EC" w14:textId="77777777" w:rsidR="00E86DA2" w:rsidRDefault="00E86DA2" w:rsidP="00E86DA2">
      <w:pPr>
        <w:pStyle w:val="Footer"/>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1B9DCBB1" w14:textId="77777777" w:rsidR="00E86DA2" w:rsidRDefault="00E86DA2" w:rsidP="00E86DA2">
      <w:pPr>
        <w:pStyle w:val="Footer"/>
        <w:jc w:val="both"/>
      </w:pPr>
    </w:p>
    <w:p w14:paraId="0F9C037F" w14:textId="77777777" w:rsidR="00E86DA2" w:rsidRDefault="00E86DA2" w:rsidP="00E86DA2">
      <w:pPr>
        <w:pStyle w:val="Footer"/>
        <w:jc w:val="both"/>
      </w:pPr>
      <w:r>
        <w:t>EMF consists of three fundamental pieces:</w:t>
      </w:r>
    </w:p>
    <w:p w14:paraId="6F3EC978" w14:textId="77777777" w:rsidR="00E86DA2" w:rsidRDefault="00E86DA2" w:rsidP="00E86DA2">
      <w:pPr>
        <w:pStyle w:val="Footer"/>
        <w:jc w:val="both"/>
      </w:pPr>
    </w:p>
    <w:p w14:paraId="56C3F27C" w14:textId="77777777" w:rsidR="00E86DA2" w:rsidRDefault="00E86DA2" w:rsidP="00E86DA2">
      <w:pPr>
        <w:pStyle w:val="Footer"/>
        <w:numPr>
          <w:ilvl w:val="0"/>
          <w:numId w:val="32"/>
        </w:numPr>
        <w:jc w:val="both"/>
      </w:pPr>
      <w:r>
        <w:t>EMF - The core EMF framework includes a meta model (Ecore) for describing models and runtime support for the models including change notification, persistence support with default XMI serialization, and a very efficient reflective API for manipulating EMF objects generically.</w:t>
      </w:r>
    </w:p>
    <w:p w14:paraId="363A5C7C" w14:textId="77777777" w:rsidR="00E86DA2" w:rsidRDefault="00E86DA2" w:rsidP="00E86DA2">
      <w:pPr>
        <w:pStyle w:val="Footer"/>
        <w:ind w:left="360"/>
        <w:jc w:val="both"/>
      </w:pPr>
    </w:p>
    <w:p w14:paraId="77FAC7ED" w14:textId="77777777" w:rsidR="00E86DA2" w:rsidRDefault="00E86DA2" w:rsidP="00E86DA2">
      <w:pPr>
        <w:pStyle w:val="Footer"/>
        <w:numPr>
          <w:ilvl w:val="0"/>
          <w:numId w:val="32"/>
        </w:numPr>
        <w:jc w:val="both"/>
      </w:pPr>
      <w:r>
        <w:t>EMF.Edit - The EMF.Edit framework includes generic reusable classes for building editors for EMF models. It provides</w:t>
      </w:r>
      <w:r w:rsidR="00A00EE8">
        <w:t>:</w:t>
      </w:r>
    </w:p>
    <w:p w14:paraId="6AD4C8DB" w14:textId="77777777" w:rsidR="00A00EE8" w:rsidRDefault="00A00EE8" w:rsidP="00A00EE8">
      <w:pPr>
        <w:pStyle w:val="Footer"/>
        <w:jc w:val="both"/>
      </w:pPr>
    </w:p>
    <w:p w14:paraId="002A59D8" w14:textId="77777777" w:rsidR="00E86DA2" w:rsidRDefault="00E86DA2" w:rsidP="00E86DA2">
      <w:pPr>
        <w:pStyle w:val="Footer"/>
        <w:numPr>
          <w:ilvl w:val="1"/>
          <w:numId w:val="32"/>
        </w:numPr>
        <w:jc w:val="both"/>
      </w:pPr>
      <w:r>
        <w:t>Content and label provider classes, property source support, and other convenience classes that allow EMF models to be displayed using standard desktop (JFace) viewers and property sheets.</w:t>
      </w:r>
    </w:p>
    <w:p w14:paraId="73C576AD" w14:textId="77777777" w:rsidR="00A00EE8" w:rsidRDefault="00A00EE8" w:rsidP="00A00EE8">
      <w:pPr>
        <w:pStyle w:val="Footer"/>
        <w:ind w:left="1080"/>
        <w:jc w:val="both"/>
      </w:pPr>
    </w:p>
    <w:p w14:paraId="7966C86D" w14:textId="77777777" w:rsidR="00E86DA2" w:rsidRDefault="00E86DA2" w:rsidP="00E86DA2">
      <w:pPr>
        <w:pStyle w:val="Footer"/>
        <w:numPr>
          <w:ilvl w:val="1"/>
          <w:numId w:val="32"/>
        </w:numPr>
        <w:jc w:val="both"/>
      </w:pPr>
      <w:r>
        <w:t>A command framework, including a set of generic command implementation classes for building editors that support fully automatic undo and redo.</w:t>
      </w:r>
    </w:p>
    <w:p w14:paraId="7723F64E" w14:textId="77777777" w:rsidR="00E86DA2" w:rsidRDefault="00E86DA2" w:rsidP="00E86DA2">
      <w:pPr>
        <w:pStyle w:val="Footer"/>
        <w:jc w:val="both"/>
      </w:pPr>
    </w:p>
    <w:p w14:paraId="39AD0027" w14:textId="77777777" w:rsidR="00E86DA2" w:rsidRDefault="00E86DA2" w:rsidP="00E86DA2">
      <w:pPr>
        <w:pStyle w:val="Footer"/>
        <w:numPr>
          <w:ilvl w:val="0"/>
          <w:numId w:val="32"/>
        </w:numPr>
        <w:jc w:val="both"/>
      </w:pPr>
      <w:r>
        <w:t>EMF.Codegen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CEBAEB6" w14:textId="77777777" w:rsidR="00E86DA2" w:rsidRDefault="00E86DA2" w:rsidP="00602A10">
      <w:pPr>
        <w:pStyle w:val="Footer"/>
        <w:jc w:val="both"/>
      </w:pPr>
    </w:p>
    <w:p w14:paraId="389A4E17" w14:textId="77777777" w:rsidR="008D3567" w:rsidRDefault="009C28F0" w:rsidP="00602A10">
      <w:pPr>
        <w:pStyle w:val="Footer"/>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2B29742" w14:textId="77777777" w:rsidR="009C28F0" w:rsidRDefault="009C28F0" w:rsidP="00602A10">
      <w:pPr>
        <w:pStyle w:val="Footer"/>
        <w:jc w:val="both"/>
      </w:pPr>
    </w:p>
    <w:p w14:paraId="68617CB7" w14:textId="77777777" w:rsidR="00BF7DEB" w:rsidRDefault="00BF7DEB" w:rsidP="00BF7DEB">
      <w:pPr>
        <w:pStyle w:val="Footer"/>
        <w:jc w:val="both"/>
      </w:pPr>
      <w:r>
        <w:t>A modelling workbench created with Sirius is composed of a set of Eclipse editors (diagrams, tables and trees) that allow the users to create, edit and visualize EMF models.</w:t>
      </w:r>
    </w:p>
    <w:p w14:paraId="7EFA6C17" w14:textId="77777777" w:rsidR="00BF7DEB" w:rsidRDefault="00BF7DEB" w:rsidP="00BF7DEB">
      <w:pPr>
        <w:pStyle w:val="Footer"/>
        <w:jc w:val="both"/>
      </w:pPr>
    </w:p>
    <w:p w14:paraId="6811B8F8" w14:textId="77777777" w:rsidR="00BF7DEB" w:rsidRDefault="00BF7DEB" w:rsidP="00BF7DEB">
      <w:pPr>
        <w:pStyle w:val="Footer"/>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0AF203CC" w14:textId="77777777" w:rsidR="00BF7DEB" w:rsidRDefault="00BF7DEB" w:rsidP="00BF7DEB">
      <w:pPr>
        <w:pStyle w:val="Footer"/>
        <w:jc w:val="both"/>
      </w:pPr>
    </w:p>
    <w:p w14:paraId="01886CB3" w14:textId="77777777" w:rsidR="00BF7DEB" w:rsidRDefault="00BF7DEB" w:rsidP="00BF7DEB">
      <w:pPr>
        <w:pStyle w:val="Footer"/>
        <w:jc w:val="both"/>
      </w:pPr>
      <w:r>
        <w:t>For supporting specific need for customization, Sirius is extensible in many ways, notably by providing new kinds of representations, new query languages and by being able to call Java code to interact with Eclipse or any other system.</w:t>
      </w:r>
    </w:p>
    <w:p w14:paraId="69BEBC5B" w14:textId="77777777" w:rsidR="009C28F0" w:rsidRDefault="009C28F0" w:rsidP="009C28F0">
      <w:pPr>
        <w:pStyle w:val="Footer"/>
        <w:jc w:val="center"/>
      </w:pPr>
      <w:r>
        <w:rPr>
          <w:noProof/>
          <w:lang w:val="en-US" w:eastAsia="en-US"/>
        </w:rPr>
        <w:lastRenderedPageBreak/>
        <w:drawing>
          <wp:inline distT="0" distB="0" distL="0" distR="0" wp14:anchorId="391306B7" wp14:editId="29F57C0A">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554CEB24" w14:textId="77777777" w:rsidR="009C28F0" w:rsidRDefault="009C28F0" w:rsidP="009C28F0">
      <w:pPr>
        <w:pStyle w:val="Footer"/>
        <w:jc w:val="center"/>
      </w:pPr>
    </w:p>
    <w:p w14:paraId="02E5A198" w14:textId="77777777" w:rsidR="009C28F0" w:rsidRDefault="009C28F0" w:rsidP="009C28F0">
      <w:pPr>
        <w:pStyle w:val="Footer"/>
        <w:jc w:val="center"/>
      </w:pPr>
      <w:r>
        <w:t>Figure 4. The Sirius Modelling Framework.</w:t>
      </w:r>
    </w:p>
    <w:p w14:paraId="3E74EBB5" w14:textId="77777777" w:rsidR="008D3567" w:rsidRDefault="008D3567" w:rsidP="00602A10">
      <w:pPr>
        <w:pStyle w:val="Footer"/>
        <w:jc w:val="both"/>
      </w:pPr>
    </w:p>
    <w:p w14:paraId="26834E08" w14:textId="77777777" w:rsidR="00602A10" w:rsidRDefault="00BF7DEB" w:rsidP="00602A10">
      <w:pPr>
        <w:pStyle w:val="Footer"/>
        <w:jc w:val="both"/>
      </w:pPr>
      <w:r>
        <w:t xml:space="preserve">The Obeo corpora are </w:t>
      </w:r>
      <w:r w:rsidR="00602A10">
        <w:t xml:space="preserve">composed </w:t>
      </w:r>
      <w:r w:rsidR="001C125D">
        <w:t>by a set of three types of</w:t>
      </w:r>
      <w:r w:rsidR="00037310">
        <w:t xml:space="preserve"> documents:</w:t>
      </w:r>
    </w:p>
    <w:p w14:paraId="16555A22" w14:textId="77777777" w:rsidR="00037310" w:rsidRDefault="00037310" w:rsidP="00602A10">
      <w:pPr>
        <w:pStyle w:val="Footer"/>
        <w:jc w:val="both"/>
      </w:pPr>
    </w:p>
    <w:p w14:paraId="636F79EE" w14:textId="77777777" w:rsidR="003E74ED" w:rsidRDefault="003E74ED" w:rsidP="003E74ED">
      <w:pPr>
        <w:pStyle w:val="Footer"/>
        <w:numPr>
          <w:ilvl w:val="0"/>
          <w:numId w:val="31"/>
        </w:numPr>
        <w:jc w:val="both"/>
      </w:pPr>
      <w:r>
        <w:t>Java Concepts: a list of Java identifiers (i.e., classes, interfaces, methods, etc.) related to Sirius (see Figure 5 and Appendix 2).</w:t>
      </w:r>
    </w:p>
    <w:p w14:paraId="46A5866A" w14:textId="77777777" w:rsidR="00602A10" w:rsidRDefault="001C125D" w:rsidP="001C125D">
      <w:pPr>
        <w:pStyle w:val="Footer"/>
        <w:numPr>
          <w:ilvl w:val="0"/>
          <w:numId w:val="31"/>
        </w:numPr>
        <w:jc w:val="both"/>
      </w:pPr>
      <w:r>
        <w:t>Ecore Concepts:</w:t>
      </w:r>
      <w:r w:rsidR="006F6751">
        <w:t xml:space="preserve"> a list of concepts related to Ecore (the EMF meta model) and to Sirius (see </w:t>
      </w:r>
      <w:r w:rsidR="003E74ED">
        <w:t>Figure 6</w:t>
      </w:r>
      <w:r w:rsidR="00492F22">
        <w:t xml:space="preserve"> and </w:t>
      </w:r>
      <w:r w:rsidR="00B446D0">
        <w:t>Appendix 2</w:t>
      </w:r>
      <w:r w:rsidR="006F6751">
        <w:t>).</w:t>
      </w:r>
    </w:p>
    <w:p w14:paraId="57225A03" w14:textId="77777777" w:rsidR="001C125D" w:rsidRDefault="003E74ED" w:rsidP="001C125D">
      <w:pPr>
        <w:pStyle w:val="Footer"/>
        <w:numPr>
          <w:ilvl w:val="0"/>
          <w:numId w:val="31"/>
        </w:numPr>
        <w:jc w:val="both"/>
      </w:pPr>
      <w:r>
        <w:t>“TxStyle"</w:t>
      </w:r>
      <w:r w:rsidR="001C125D">
        <w:t xml:space="preserve"> Files</w:t>
      </w:r>
      <w:r>
        <w:rPr>
          <w:rStyle w:val="FootnoteReference"/>
        </w:rPr>
        <w:footnoteReference w:id="2"/>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5BE40632" w14:textId="77777777" w:rsidR="00DD7672" w:rsidRDefault="00DD7672" w:rsidP="00DD7672">
      <w:pPr>
        <w:pStyle w:val="Footer"/>
        <w:jc w:val="both"/>
      </w:pPr>
    </w:p>
    <w:p w14:paraId="55CE9596" w14:textId="77777777" w:rsidR="003E74ED" w:rsidRDefault="003E74ED" w:rsidP="003E74ED">
      <w:pPr>
        <w:pStyle w:val="Footer"/>
        <w:ind w:left="360"/>
        <w:jc w:val="both"/>
      </w:pPr>
    </w:p>
    <w:p w14:paraId="714D8B22" w14:textId="77777777" w:rsidR="00E12A19" w:rsidRDefault="003E74ED" w:rsidP="00E12A19">
      <w:pPr>
        <w:pStyle w:val="Footer"/>
        <w:jc w:val="both"/>
      </w:pPr>
      <w:r w:rsidRPr="003E74ED">
        <w:rPr>
          <w:noProof/>
          <w:lang w:val="en-US" w:eastAsia="en-US"/>
        </w:rPr>
        <w:drawing>
          <wp:inline distT="0" distB="0" distL="0" distR="0" wp14:anchorId="49A45224" wp14:editId="3FF005FF">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6DF89EB" w14:textId="77777777" w:rsidR="003E74ED" w:rsidRDefault="003E74ED" w:rsidP="00E12A19">
      <w:pPr>
        <w:pStyle w:val="Footer"/>
        <w:jc w:val="both"/>
      </w:pPr>
    </w:p>
    <w:p w14:paraId="08BACBE0" w14:textId="77777777" w:rsidR="003E74ED" w:rsidRDefault="003E74ED" w:rsidP="003E74ED">
      <w:pPr>
        <w:pStyle w:val="Footer"/>
        <w:jc w:val="center"/>
      </w:pPr>
      <w:r>
        <w:t>Figure 5: Java Concepts (fragment).</w:t>
      </w:r>
    </w:p>
    <w:p w14:paraId="012BF924" w14:textId="77777777" w:rsidR="003E74ED" w:rsidRDefault="003E74ED" w:rsidP="00E12A19">
      <w:pPr>
        <w:pStyle w:val="Footer"/>
        <w:jc w:val="both"/>
      </w:pPr>
    </w:p>
    <w:p w14:paraId="0F01865D" w14:textId="77777777" w:rsidR="00E12A19" w:rsidRDefault="00E12A19" w:rsidP="00E12A19">
      <w:pPr>
        <w:pStyle w:val="Footer"/>
        <w:jc w:val="center"/>
      </w:pPr>
      <w:r>
        <w:rPr>
          <w:noProof/>
          <w:lang w:val="en-US" w:eastAsia="en-US"/>
        </w:rPr>
        <w:lastRenderedPageBreak/>
        <w:drawing>
          <wp:inline distT="0" distB="0" distL="0" distR="0" wp14:anchorId="7622D615" wp14:editId="317BEAA7">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88C5EAD" w14:textId="77777777" w:rsidR="00E12A19" w:rsidRDefault="00E12A19" w:rsidP="00E12A19">
      <w:pPr>
        <w:pStyle w:val="Footer"/>
        <w:jc w:val="center"/>
      </w:pPr>
    </w:p>
    <w:p w14:paraId="4C18DD5D" w14:textId="77777777" w:rsidR="003E74ED" w:rsidRDefault="003E74ED" w:rsidP="003E74ED">
      <w:pPr>
        <w:pStyle w:val="Footer"/>
        <w:jc w:val="center"/>
      </w:pPr>
      <w:r>
        <w:t>Figure 6: Ecore C</w:t>
      </w:r>
      <w:r w:rsidR="00E12A19">
        <w:t>oncepts</w:t>
      </w:r>
      <w:r>
        <w:t xml:space="preserve"> (fragment)</w:t>
      </w:r>
      <w:r w:rsidR="00E12A19">
        <w:t>.</w:t>
      </w:r>
    </w:p>
    <w:p w14:paraId="70F11817" w14:textId="77777777" w:rsidR="003E74ED" w:rsidRDefault="003E74ED" w:rsidP="003E74ED">
      <w:pPr>
        <w:pStyle w:val="Footer"/>
        <w:jc w:val="center"/>
      </w:pPr>
    </w:p>
    <w:p w14:paraId="6C362C5B" w14:textId="77777777" w:rsidR="003E74ED" w:rsidRDefault="00DD7672" w:rsidP="003E74ED">
      <w:pPr>
        <w:pStyle w:val="Footer"/>
        <w:jc w:val="center"/>
      </w:pPr>
      <w:r>
        <w:rPr>
          <w:noProof/>
          <w:lang w:val="en-US" w:eastAsia="en-US"/>
        </w:rPr>
        <w:drawing>
          <wp:inline distT="0" distB="0" distL="0" distR="0" wp14:anchorId="79E5C86E" wp14:editId="7F4713E6">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75507E97" w14:textId="77777777" w:rsidR="003E74ED" w:rsidRDefault="003E74ED" w:rsidP="003E74ED">
      <w:pPr>
        <w:pStyle w:val="Footer"/>
        <w:jc w:val="center"/>
      </w:pPr>
    </w:p>
    <w:p w14:paraId="2C155779" w14:textId="77777777" w:rsidR="003E74ED" w:rsidRPr="00843B24" w:rsidRDefault="003E74ED" w:rsidP="003E74ED">
      <w:pPr>
        <w:pStyle w:val="Footer"/>
        <w:jc w:val="center"/>
        <w:rPr>
          <w:lang w:val="fr-FR"/>
        </w:rPr>
      </w:pPr>
      <w:r w:rsidRPr="00843B24">
        <w:rPr>
          <w:lang w:val="fr-FR"/>
        </w:rPr>
        <w:t>Figure 7: A “TxStyle” file (fragment).</w:t>
      </w:r>
    </w:p>
    <w:p w14:paraId="49C99718" w14:textId="77777777" w:rsidR="00DD7672" w:rsidRPr="00843B24" w:rsidRDefault="00DD7672" w:rsidP="003E74ED">
      <w:pPr>
        <w:pStyle w:val="Footer"/>
        <w:jc w:val="center"/>
        <w:rPr>
          <w:lang w:val="fr-FR"/>
        </w:rPr>
      </w:pPr>
    </w:p>
    <w:p w14:paraId="55B66143" w14:textId="77777777" w:rsidR="00DD7672" w:rsidRDefault="006B703D" w:rsidP="00DD7672">
      <w:pPr>
        <w:pStyle w:val="Footer"/>
        <w:jc w:val="both"/>
      </w:pPr>
      <w:r>
        <w:t>By now, what we have developed is a basic prototype allowing to annotate the “TxStyle” files by establishing links to Java Concepts and to Ecore Concepts. Figure 8 shows how the annotation process is performed.</w:t>
      </w:r>
      <w:r w:rsidR="006B3618">
        <w:t xml:space="preserve"> The prototype can be accessed on the GitHub Model Writer repository</w:t>
      </w:r>
      <w:r w:rsidR="004E12B0">
        <w:t xml:space="preserve"> (</w:t>
      </w:r>
      <w:hyperlink r:id="rId21" w:history="1">
        <w:r w:rsidR="004E12B0" w:rsidRPr="00884092">
          <w:rPr>
            <w:rStyle w:val="Hyperlink"/>
          </w:rPr>
          <w:t>https://github.com/ModelWriter/WP6/tree/master/EcoreConcepts-JavaConcepts-Annotator</w:t>
        </w:r>
      </w:hyperlink>
      <w:r w:rsidR="004E12B0">
        <w:t>)</w:t>
      </w:r>
      <w:r w:rsidR="006B3618">
        <w:t>.</w:t>
      </w:r>
    </w:p>
    <w:p w14:paraId="50BE369C" w14:textId="77777777" w:rsidR="006B703D" w:rsidRDefault="006B703D" w:rsidP="00DD7672">
      <w:pPr>
        <w:pStyle w:val="Footer"/>
        <w:jc w:val="both"/>
      </w:pPr>
    </w:p>
    <w:p w14:paraId="2C41CE66" w14:textId="77777777" w:rsidR="006E6EE0" w:rsidRDefault="006B41D8" w:rsidP="006E6EE0">
      <w:pPr>
        <w:pStyle w:val="Footer"/>
        <w:jc w:val="center"/>
      </w:pPr>
      <w:r>
        <w:rPr>
          <w:noProof/>
          <w:lang w:val="en-US" w:eastAsia="en-US"/>
        </w:rPr>
        <w:drawing>
          <wp:inline distT="0" distB="0" distL="0" distR="0" wp14:anchorId="64D36D24" wp14:editId="1E0EF165">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397DCB8" w14:textId="77777777" w:rsidR="006E6EE0" w:rsidRDefault="006E6EE0" w:rsidP="006E6EE0">
      <w:pPr>
        <w:pStyle w:val="Footer"/>
        <w:jc w:val="center"/>
      </w:pPr>
    </w:p>
    <w:p w14:paraId="23FB6B7E" w14:textId="77777777" w:rsidR="006E6EE0" w:rsidRDefault="006E6EE0" w:rsidP="006E6EE0">
      <w:pPr>
        <w:pStyle w:val="Footer"/>
        <w:jc w:val="center"/>
      </w:pPr>
      <w:r>
        <w:t>Figure 8. Annotating “TxStyle” Files.</w:t>
      </w:r>
    </w:p>
    <w:p w14:paraId="7F5782EE" w14:textId="77777777" w:rsidR="006E6EE0" w:rsidRDefault="006E6EE0" w:rsidP="006E6EE0">
      <w:pPr>
        <w:pStyle w:val="Footer"/>
        <w:jc w:val="center"/>
      </w:pPr>
    </w:p>
    <w:p w14:paraId="5B46F393" w14:textId="77777777" w:rsidR="006B41D8" w:rsidRDefault="006B41D8" w:rsidP="006E6EE0">
      <w:pPr>
        <w:pStyle w:val="Footer"/>
        <w:jc w:val="both"/>
      </w:pPr>
      <w:r>
        <w:t>Figure 9 shows a fragment of an annotated “TxStyle” file. Terms in red are related to Ecore Concepts and / or Java Concepts. Numerals represent line numbers.</w:t>
      </w:r>
    </w:p>
    <w:p w14:paraId="4BFB25D8" w14:textId="77777777" w:rsidR="006B41D8" w:rsidRDefault="006B41D8" w:rsidP="006E6EE0">
      <w:pPr>
        <w:pStyle w:val="Footer"/>
        <w:jc w:val="both"/>
      </w:pPr>
    </w:p>
    <w:p w14:paraId="7CE7A855" w14:textId="77777777" w:rsidR="006E6EE0" w:rsidRDefault="00785E75" w:rsidP="006B41D8">
      <w:pPr>
        <w:pStyle w:val="Footer"/>
        <w:jc w:val="center"/>
      </w:pPr>
      <w:r>
        <w:rPr>
          <w:noProof/>
          <w:lang w:val="en-US" w:eastAsia="en-US"/>
        </w:rPr>
        <w:drawing>
          <wp:inline distT="0" distB="0" distL="0" distR="0" wp14:anchorId="3E4F7813" wp14:editId="09BE3637">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5E31AF0D" w14:textId="77777777" w:rsidR="00785E75" w:rsidRDefault="00785E75" w:rsidP="006B41D8">
      <w:pPr>
        <w:pStyle w:val="Footer"/>
        <w:jc w:val="center"/>
      </w:pPr>
    </w:p>
    <w:p w14:paraId="33156E66" w14:textId="77777777" w:rsidR="00785E75" w:rsidRDefault="00785E75" w:rsidP="006B41D8">
      <w:pPr>
        <w:pStyle w:val="Footer"/>
        <w:jc w:val="center"/>
      </w:pPr>
      <w:r>
        <w:t>Figure 9. An annotated “TxStyle” file (fragment).</w:t>
      </w:r>
    </w:p>
    <w:p w14:paraId="58390F60" w14:textId="77777777" w:rsidR="00602A10" w:rsidRDefault="00602A10" w:rsidP="00602A10">
      <w:pPr>
        <w:pStyle w:val="Footer"/>
        <w:jc w:val="both"/>
      </w:pPr>
    </w:p>
    <w:p w14:paraId="07650194" w14:textId="7A4BFC75" w:rsidR="00096777" w:rsidRDefault="003546F1" w:rsidP="00096777">
      <w:pPr>
        <w:pStyle w:val="ITEAHeading1"/>
        <w:rPr>
          <w:ins w:id="179" w:author="Ferhat Erata" w:date="2015-09-16T13:11:00Z"/>
        </w:rPr>
      </w:pPr>
      <w:bookmarkStart w:id="180" w:name="_Toc430172773"/>
      <w:ins w:id="181" w:author="Ferhat Erata" w:date="2015-09-16T13:11:00Z">
        <w:r>
          <w:lastRenderedPageBreak/>
          <w:t>HAVELSAN</w:t>
        </w:r>
        <w:r w:rsidR="00096777">
          <w:t xml:space="preserve"> Data</w:t>
        </w:r>
        <w:bookmarkEnd w:id="180"/>
      </w:ins>
    </w:p>
    <w:p w14:paraId="717ACC43" w14:textId="493C9E66" w:rsidR="005C3868" w:rsidRPr="00A82DD4" w:rsidRDefault="005C3868" w:rsidP="005C3868">
      <w:pPr>
        <w:pStyle w:val="ITEABodyText"/>
        <w:rPr>
          <w:ins w:id="182" w:author="Ferhat Erata" w:date="2015-09-16T13:13:00Z"/>
          <w:lang w:eastAsia="en-US"/>
        </w:rPr>
      </w:pPr>
      <w:ins w:id="183" w:author="Ferhat Erata" w:date="2015-09-16T13:13:00Z">
        <w:r>
          <w:rPr>
            <w:lang w:eastAsia="en-US"/>
          </w:rPr>
          <w:t>&lt;</w:t>
        </w:r>
      </w:ins>
      <w:ins w:id="184" w:author="Ferhat Erata" w:date="2015-09-16T13:14:00Z">
        <w:r w:rsidR="00FB4E41">
          <w:rPr>
            <w:lang w:eastAsia="en-US"/>
          </w:rPr>
          <w:t>Havelsan</w:t>
        </w:r>
      </w:ins>
      <w:ins w:id="185" w:author="Ferhat Erata" w:date="2015-09-16T13:13:00Z">
        <w:r>
          <w:rPr>
            <w:lang w:eastAsia="en-US"/>
          </w:rPr>
          <w:t xml:space="preserve"> will provide data later&gt;</w:t>
        </w:r>
      </w:ins>
    </w:p>
    <w:p w14:paraId="1DA93870" w14:textId="7FE6D655" w:rsidR="00955D82" w:rsidRPr="00F44E51" w:rsidRDefault="00955D82">
      <w:pPr>
        <w:pStyle w:val="ITEABodyText"/>
        <w:rPr>
          <w:ins w:id="186" w:author="Ferhat Erata" w:date="2015-09-16T13:11:00Z"/>
        </w:rPr>
        <w:pPrChange w:id="187" w:author="Ferhat Erata" w:date="2015-09-16T13:11:00Z">
          <w:pPr>
            <w:pStyle w:val="ITEAHeading1"/>
          </w:pPr>
        </w:pPrChange>
      </w:pPr>
    </w:p>
    <w:p w14:paraId="36F06B3F" w14:textId="77777777" w:rsidR="00D47CBB" w:rsidRDefault="00D47CBB">
      <w:pPr>
        <w:spacing w:after="200" w:line="276" w:lineRule="auto"/>
        <w:rPr>
          <w:ins w:id="188" w:author="Ferhat Erata" w:date="2015-09-16T13:11:00Z"/>
          <w:rFonts w:eastAsiaTheme="minorHAnsi" w:cstheme="minorBidi"/>
          <w:b/>
          <w:color w:val="00A651" w:themeColor="accent1"/>
          <w:spacing w:val="0"/>
          <w:sz w:val="28"/>
          <w:szCs w:val="28"/>
          <w:lang w:val="fr-FR" w:eastAsia="en-US"/>
        </w:rPr>
      </w:pPr>
      <w:ins w:id="189" w:author="Ferhat Erata" w:date="2015-09-16T13:11:00Z">
        <w:r>
          <w:rPr>
            <w:lang w:val="fr-FR"/>
          </w:rPr>
          <w:br w:type="page"/>
        </w:r>
      </w:ins>
    </w:p>
    <w:p w14:paraId="5F4B1C60" w14:textId="75D22909" w:rsidR="00955D82" w:rsidRDefault="00955D82" w:rsidP="00955D82">
      <w:pPr>
        <w:pStyle w:val="ITEAHeading1"/>
        <w:rPr>
          <w:ins w:id="190" w:author="Ferhat Erata" w:date="2015-09-16T13:11:00Z"/>
        </w:rPr>
      </w:pPr>
      <w:bookmarkStart w:id="191" w:name="_Toc430172774"/>
      <w:ins w:id="192" w:author="Ferhat Erata" w:date="2015-09-16T13:12:00Z">
        <w:r>
          <w:lastRenderedPageBreak/>
          <w:t>FORDOTOSAN</w:t>
        </w:r>
      </w:ins>
      <w:ins w:id="193" w:author="Ferhat Erata" w:date="2015-09-16T13:11:00Z">
        <w:r>
          <w:t xml:space="preserve"> Data</w:t>
        </w:r>
        <w:bookmarkEnd w:id="191"/>
      </w:ins>
    </w:p>
    <w:p w14:paraId="5F8C7C32" w14:textId="61514648" w:rsidR="00955D82" w:rsidRPr="00A82DD4" w:rsidRDefault="00955D82" w:rsidP="00955D82">
      <w:pPr>
        <w:pStyle w:val="ITEABodyText"/>
        <w:rPr>
          <w:ins w:id="194" w:author="Ferhat Erata" w:date="2015-09-16T13:11:00Z"/>
          <w:lang w:eastAsia="en-US"/>
        </w:rPr>
      </w:pPr>
      <w:ins w:id="195" w:author="Ferhat Erata" w:date="2015-09-16T13:11:00Z">
        <w:r>
          <w:rPr>
            <w:lang w:eastAsia="en-US"/>
          </w:rPr>
          <w:t>&lt;</w:t>
        </w:r>
      </w:ins>
      <w:ins w:id="196" w:author="Ferhat Erata" w:date="2015-09-16T13:12:00Z">
        <w:r w:rsidR="005F7258">
          <w:rPr>
            <w:lang w:eastAsia="en-US"/>
          </w:rPr>
          <w:t>Ford</w:t>
        </w:r>
      </w:ins>
      <w:ins w:id="197" w:author="Ferhat Erata" w:date="2015-09-16T13:13:00Z">
        <w:r w:rsidR="00FB4E41">
          <w:rPr>
            <w:lang w:eastAsia="en-US"/>
          </w:rPr>
          <w:t xml:space="preserve"> </w:t>
        </w:r>
      </w:ins>
      <w:ins w:id="198" w:author="Ferhat Erata" w:date="2015-09-16T13:12:00Z">
        <w:r w:rsidR="005F7258">
          <w:rPr>
            <w:lang w:eastAsia="en-US"/>
          </w:rPr>
          <w:t>Otosan</w:t>
        </w:r>
      </w:ins>
      <w:ins w:id="199" w:author="Ferhat Erata" w:date="2015-09-16T13:11:00Z">
        <w:r w:rsidR="005F7258">
          <w:rPr>
            <w:lang w:eastAsia="en-US"/>
          </w:rPr>
          <w:t xml:space="preserve"> will provide</w:t>
        </w:r>
      </w:ins>
      <w:ins w:id="200" w:author="Ferhat Erata" w:date="2015-09-16T13:13:00Z">
        <w:r w:rsidR="005F7258">
          <w:rPr>
            <w:lang w:eastAsia="en-US"/>
          </w:rPr>
          <w:t xml:space="preserve"> data</w:t>
        </w:r>
        <w:r w:rsidR="005C3868">
          <w:rPr>
            <w:lang w:eastAsia="en-US"/>
          </w:rPr>
          <w:t xml:space="preserve"> later</w:t>
        </w:r>
      </w:ins>
      <w:ins w:id="201" w:author="Ferhat Erata" w:date="2015-09-16T13:11:00Z">
        <w:r>
          <w:rPr>
            <w:lang w:eastAsia="en-US"/>
          </w:rPr>
          <w:t>&gt;</w:t>
        </w:r>
      </w:ins>
    </w:p>
    <w:p w14:paraId="23E33A95" w14:textId="77777777" w:rsidR="00955D82" w:rsidRDefault="00955D82">
      <w:pPr>
        <w:spacing w:after="200" w:line="276" w:lineRule="auto"/>
        <w:rPr>
          <w:ins w:id="202" w:author="Ferhat Erata" w:date="2015-09-16T13:11:00Z"/>
          <w:rFonts w:eastAsiaTheme="minorHAnsi" w:cstheme="minorBidi"/>
          <w:b/>
          <w:color w:val="00A651" w:themeColor="accent1"/>
          <w:spacing w:val="0"/>
          <w:sz w:val="28"/>
          <w:szCs w:val="28"/>
          <w:lang w:val="fr-FR" w:eastAsia="en-US"/>
        </w:rPr>
      </w:pPr>
      <w:ins w:id="203" w:author="Ferhat Erata" w:date="2015-09-16T13:11:00Z">
        <w:r>
          <w:rPr>
            <w:lang w:val="fr-FR"/>
          </w:rPr>
          <w:br w:type="page"/>
        </w:r>
      </w:ins>
    </w:p>
    <w:p w14:paraId="200FCB4A" w14:textId="61B6262B" w:rsidR="00BD0F29" w:rsidRPr="00843B24" w:rsidRDefault="00BD0F29" w:rsidP="00897BB3">
      <w:pPr>
        <w:pStyle w:val="ITEAHeading1"/>
        <w:numPr>
          <w:ilvl w:val="0"/>
          <w:numId w:val="0"/>
        </w:numPr>
        <w:rPr>
          <w:lang w:val="fr-FR"/>
        </w:rPr>
      </w:pPr>
      <w:del w:id="204" w:author="Ferhat Erata" w:date="2015-09-16T13:11:00Z">
        <w:r w:rsidRPr="00843B24" w:rsidDel="00D47CBB">
          <w:rPr>
            <w:lang w:val="fr-FR"/>
          </w:rPr>
          <w:lastRenderedPageBreak/>
          <w:delText>Appendixes</w:delText>
        </w:r>
      </w:del>
      <w:bookmarkStart w:id="205" w:name="_Toc430172775"/>
      <w:ins w:id="206" w:author="Ferhat Erata" w:date="2015-09-16T13:11:00Z">
        <w:r w:rsidR="00D47CBB" w:rsidRPr="00843B24">
          <w:rPr>
            <w:lang w:val="fr-FR"/>
          </w:rPr>
          <w:t>Appendices</w:t>
        </w:r>
      </w:ins>
      <w:bookmarkEnd w:id="205"/>
    </w:p>
    <w:p w14:paraId="18F6A190" w14:textId="77777777" w:rsidR="00E81A83" w:rsidRPr="00843B24" w:rsidRDefault="00E81A83" w:rsidP="00E81A83">
      <w:pPr>
        <w:pStyle w:val="ITEAHeading2"/>
        <w:rPr>
          <w:lang w:val="fr-FR" w:eastAsia="en-US"/>
        </w:rPr>
      </w:pPr>
      <w:bookmarkStart w:id="207" w:name="_Toc430172776"/>
      <w:r w:rsidRPr="00843B24">
        <w:rPr>
          <w:lang w:val="fr-FR" w:eastAsia="en-US"/>
        </w:rPr>
        <w:t>Appendix 1</w:t>
      </w:r>
      <w:r w:rsidR="00602A10" w:rsidRPr="00843B24">
        <w:rPr>
          <w:lang w:val="fr-FR" w:eastAsia="en-US"/>
        </w:rPr>
        <w:t xml:space="preserve"> Airbus Data</w:t>
      </w:r>
      <w:bookmarkEnd w:id="207"/>
    </w:p>
    <w:p w14:paraId="48A0D652" w14:textId="77777777" w:rsidR="00602A10" w:rsidRPr="00843B24" w:rsidRDefault="00602A10" w:rsidP="00602A10">
      <w:pPr>
        <w:pStyle w:val="ITEABodyText"/>
        <w:rPr>
          <w:lang w:val="fr-FR"/>
        </w:rPr>
      </w:pPr>
      <w:r w:rsidRPr="00843B24">
        <w:rPr>
          <w:lang w:val="fr-FR"/>
        </w:rPr>
        <w:t>Example SIDP Document</w:t>
      </w:r>
    </w:p>
    <w:p w14:paraId="5D4AECCA" w14:textId="77777777" w:rsidR="00602A10" w:rsidRPr="00843B24" w:rsidRDefault="00AB78A6" w:rsidP="00602A10">
      <w:pPr>
        <w:pStyle w:val="ITEABodyText"/>
        <w:rPr>
          <w:lang w:val="fr-FR"/>
        </w:rPr>
      </w:pPr>
      <w:hyperlink r:id="rId24" w:history="1">
        <w:r w:rsidR="00602A10" w:rsidRPr="00843B24">
          <w:rPr>
            <w:rStyle w:val="Hyperlink"/>
            <w:lang w:val="fr-FR"/>
          </w:rPr>
          <w:t>https://github.com/ModelWriter/French-Consortium/airbus/text/SIDP92A001V.docx</w:t>
        </w:r>
      </w:hyperlink>
      <w:r w:rsidR="00602A10" w:rsidRPr="00843B24">
        <w:rPr>
          <w:lang w:val="fr-FR"/>
        </w:rPr>
        <w:t xml:space="preserve"> </w:t>
      </w:r>
    </w:p>
    <w:p w14:paraId="1E6AFBE5" w14:textId="77777777" w:rsidR="00602A10" w:rsidRPr="00843B24" w:rsidRDefault="00602A10" w:rsidP="00602A10">
      <w:pPr>
        <w:pStyle w:val="ITEABodyText"/>
        <w:rPr>
          <w:lang w:val="fr-FR"/>
        </w:rPr>
      </w:pPr>
    </w:p>
    <w:p w14:paraId="094E32FF" w14:textId="77777777" w:rsidR="00602A10" w:rsidRDefault="00602A10" w:rsidP="00602A10">
      <w:pPr>
        <w:pStyle w:val="ITEABodyText"/>
      </w:pPr>
      <w:r>
        <w:t xml:space="preserve">Semi-structured design rules:  </w:t>
      </w:r>
    </w:p>
    <w:p w14:paraId="180719F6" w14:textId="77777777" w:rsidR="00602A10" w:rsidRDefault="00AB78A6" w:rsidP="00602A10">
      <w:pPr>
        <w:pStyle w:val="ITEABodyText"/>
      </w:pPr>
      <w:hyperlink r:id="rId25" w:history="1">
        <w:r w:rsidR="00602A10" w:rsidRPr="008C7917">
          <w:rPr>
            <w:rStyle w:val="Hyperlink"/>
          </w:rPr>
          <w:t>https://github.com/ModelWriter/French-Consortium/airbus/text/rules.txt</w:t>
        </w:r>
      </w:hyperlink>
      <w:r w:rsidR="00602A10">
        <w:t xml:space="preserve"> </w:t>
      </w:r>
    </w:p>
    <w:p w14:paraId="637BA41E" w14:textId="77777777" w:rsidR="00602A10" w:rsidRDefault="00AB78A6" w:rsidP="00602A10">
      <w:pPr>
        <w:pStyle w:val="ITEABodyText"/>
      </w:pPr>
      <w:hyperlink r:id="rId26" w:history="1">
        <w:r w:rsidR="00602A10" w:rsidRPr="008C7917">
          <w:rPr>
            <w:rStyle w:val="Hyperlink"/>
          </w:rPr>
          <w:t>https://github.com/ModelWriter/French-Consortium/airbus/text/rules.xsl</w:t>
        </w:r>
      </w:hyperlink>
      <w:r w:rsidR="00602A10">
        <w:t xml:space="preserve"> </w:t>
      </w:r>
    </w:p>
    <w:p w14:paraId="1954041E" w14:textId="77777777" w:rsidR="00602A10" w:rsidRDefault="00602A10" w:rsidP="00602A10">
      <w:pPr>
        <w:pStyle w:val="ITEABodyText"/>
      </w:pPr>
    </w:p>
    <w:p w14:paraId="472EB7FB" w14:textId="77777777" w:rsidR="00602A10" w:rsidRDefault="00602A10" w:rsidP="00602A10">
      <w:pPr>
        <w:pStyle w:val="ITEABodyText"/>
      </w:pPr>
      <w:r>
        <w:t>Domain Model (RDFS Knowledge Base modelling  plane components)</w:t>
      </w:r>
    </w:p>
    <w:p w14:paraId="66550427" w14:textId="77777777" w:rsidR="00602A10" w:rsidRDefault="00AB78A6" w:rsidP="00F61AD5">
      <w:pPr>
        <w:pStyle w:val="ITEABodyText"/>
        <w:jc w:val="left"/>
      </w:pPr>
      <w:hyperlink r:id="rId27" w:history="1">
        <w:r w:rsidR="00F61AD5" w:rsidRPr="008C7917">
          <w:rPr>
            <w:rStyle w:val="Hyperlink"/>
          </w:rPr>
          <w:t>https://github.com/ModelWriter/French-Consortium/airbus/kb/airbusComponentsKB_03072015.rdf</w:t>
        </w:r>
      </w:hyperlink>
      <w:r w:rsidR="00F61AD5">
        <w:t xml:space="preserve"> </w:t>
      </w:r>
    </w:p>
    <w:p w14:paraId="668D428D" w14:textId="77777777" w:rsidR="00F61AD5" w:rsidRDefault="00F61AD5" w:rsidP="00602A10">
      <w:pPr>
        <w:pStyle w:val="ITEABodyText"/>
      </w:pPr>
    </w:p>
    <w:p w14:paraId="543F1B20" w14:textId="77777777" w:rsidR="00602A10" w:rsidRDefault="00602A10" w:rsidP="00602A10">
      <w:pPr>
        <w:pStyle w:val="ITEABodyText"/>
      </w:pPr>
      <w:r>
        <w:t>RDF Knowledge Base derived from Semi-Structured Design Rules</w:t>
      </w:r>
    </w:p>
    <w:p w14:paraId="140076CA" w14:textId="77777777" w:rsidR="00602A10" w:rsidRDefault="00AB78A6" w:rsidP="00602A10">
      <w:pPr>
        <w:pStyle w:val="ITEABodyText"/>
      </w:pPr>
      <w:hyperlink r:id="rId28" w:history="1">
        <w:r w:rsidR="00F61AD5" w:rsidRPr="008C7917">
          <w:rPr>
            <w:rStyle w:val="Hyperlink"/>
          </w:rPr>
          <w:t>https://github.com/ModelWriter/French-Consortium/airbus/kb/rules.rdf</w:t>
        </w:r>
      </w:hyperlink>
      <w:r w:rsidR="00F61AD5">
        <w:t xml:space="preserve"> </w:t>
      </w:r>
    </w:p>
    <w:p w14:paraId="0D7F3037" w14:textId="77777777" w:rsidR="0012145D" w:rsidRDefault="0012145D" w:rsidP="0012145D">
      <w:pPr>
        <w:pStyle w:val="ITEABodyText"/>
        <w:rPr>
          <w:lang w:eastAsia="en-US"/>
        </w:rPr>
      </w:pPr>
    </w:p>
    <w:p w14:paraId="6369595D" w14:textId="77777777" w:rsidR="00F61AD5" w:rsidRDefault="00F61AD5" w:rsidP="00F61AD5">
      <w:pPr>
        <w:pStyle w:val="ITEAHeading2"/>
        <w:rPr>
          <w:lang w:eastAsia="en-US"/>
        </w:rPr>
      </w:pPr>
      <w:bookmarkStart w:id="208" w:name="_Toc430172777"/>
      <w:r>
        <w:rPr>
          <w:lang w:eastAsia="en-US"/>
        </w:rPr>
        <w:t>Appendix 2 Obeo Data</w:t>
      </w:r>
      <w:bookmarkEnd w:id="208"/>
    </w:p>
    <w:p w14:paraId="5B962524" w14:textId="77777777" w:rsidR="00F61AD5" w:rsidRDefault="00F75C15" w:rsidP="00F61AD5">
      <w:pPr>
        <w:pStyle w:val="ITEABodyText"/>
      </w:pPr>
      <w:r>
        <w:t>Ecore Concepts File</w:t>
      </w:r>
    </w:p>
    <w:p w14:paraId="2A1BC68C" w14:textId="77777777" w:rsidR="00F75C15" w:rsidRDefault="00AB78A6" w:rsidP="00F61AD5">
      <w:pPr>
        <w:pStyle w:val="ITEABodyText"/>
      </w:pPr>
      <w:hyperlink r:id="rId29" w:history="1">
        <w:r w:rsidR="00F75C15" w:rsidRPr="008C7917">
          <w:rPr>
            <w:rStyle w:val="Hyperlink"/>
          </w:rPr>
          <w:t>https://github.com/ModelWriter/Deliverables/blob/master/WP2/data/obeo/model/EcoreConcepts.txt</w:t>
        </w:r>
      </w:hyperlink>
      <w:r w:rsidR="00F75C15">
        <w:t xml:space="preserve"> </w:t>
      </w:r>
    </w:p>
    <w:p w14:paraId="069CB4FE" w14:textId="77777777" w:rsidR="00F75C15" w:rsidRDefault="00F75C15" w:rsidP="00F61AD5">
      <w:pPr>
        <w:pStyle w:val="ITEABodyText"/>
      </w:pPr>
    </w:p>
    <w:p w14:paraId="44D8165E" w14:textId="77777777" w:rsidR="00F75C15" w:rsidRPr="00843B24" w:rsidRDefault="00F75C15" w:rsidP="00F61AD5">
      <w:pPr>
        <w:pStyle w:val="ITEABodyText"/>
        <w:rPr>
          <w:lang w:val="fr-FR"/>
        </w:rPr>
      </w:pPr>
      <w:r w:rsidRPr="00843B24">
        <w:rPr>
          <w:lang w:val="fr-FR"/>
        </w:rPr>
        <w:t>Java Concepts File</w:t>
      </w:r>
    </w:p>
    <w:p w14:paraId="30DEE06D" w14:textId="77777777" w:rsidR="00F75C15" w:rsidRPr="00843B24" w:rsidRDefault="00AB78A6" w:rsidP="00F61AD5">
      <w:pPr>
        <w:pStyle w:val="ITEABodyText"/>
        <w:rPr>
          <w:lang w:val="fr-FR"/>
        </w:rPr>
      </w:pPr>
      <w:hyperlink r:id="rId30" w:history="1">
        <w:r w:rsidR="00F75C15" w:rsidRPr="00843B24">
          <w:rPr>
            <w:rStyle w:val="Hyperlink"/>
            <w:lang w:val="fr-FR"/>
          </w:rPr>
          <w:t>https://github.com/ModelWriter/Deliverables/blob/master/WP2/data/obeo/model/JavaConcepts.txt</w:t>
        </w:r>
      </w:hyperlink>
      <w:r w:rsidR="00F75C15" w:rsidRPr="00843B24">
        <w:rPr>
          <w:lang w:val="fr-FR"/>
        </w:rPr>
        <w:t xml:space="preserve"> </w:t>
      </w:r>
    </w:p>
    <w:p w14:paraId="71548BFD" w14:textId="77777777" w:rsidR="00F75C15" w:rsidRPr="00843B24" w:rsidRDefault="00F75C15" w:rsidP="00F61AD5">
      <w:pPr>
        <w:pStyle w:val="ITEABodyText"/>
        <w:rPr>
          <w:lang w:val="fr-FR"/>
        </w:rPr>
      </w:pPr>
    </w:p>
    <w:p w14:paraId="538B534F" w14:textId="77777777" w:rsidR="00F75C15" w:rsidRDefault="00F75C15" w:rsidP="00F61AD5">
      <w:pPr>
        <w:pStyle w:val="ITEABodyText"/>
      </w:pPr>
      <w:r>
        <w:t>Example of a “TxStyle” file.</w:t>
      </w:r>
    </w:p>
    <w:p w14:paraId="2307D4D8" w14:textId="77777777" w:rsidR="00F75C15" w:rsidRDefault="00AB78A6" w:rsidP="00F61AD5">
      <w:pPr>
        <w:pStyle w:val="ITEABodyText"/>
      </w:pPr>
      <w:hyperlink r:id="rId31" w:history="1">
        <w:r w:rsidR="00F75C15" w:rsidRPr="008C7917">
          <w:rPr>
            <w:rStyle w:val="Hyperlink"/>
          </w:rPr>
          <w:t>https://github.com/ModelWriter/Deliverables/blob/master/WP2/data/obeo/text/Architecture.textile</w:t>
        </w:r>
      </w:hyperlink>
      <w:r w:rsidR="00F75C15">
        <w:t xml:space="preserve"> </w:t>
      </w:r>
    </w:p>
    <w:p w14:paraId="7E7D1F75" w14:textId="77777777" w:rsidR="00F75C15" w:rsidRDefault="00F75C15" w:rsidP="00F61AD5">
      <w:pPr>
        <w:pStyle w:val="ITEABodyText"/>
      </w:pPr>
    </w:p>
    <w:p w14:paraId="212CC62A" w14:textId="77777777" w:rsidR="00F75C15" w:rsidRDefault="00F75C15" w:rsidP="00F61AD5">
      <w:pPr>
        <w:pStyle w:val="ITEABodyText"/>
      </w:pPr>
      <w:r>
        <w:t>Example of a partially annotated “TxStyle” file</w:t>
      </w:r>
    </w:p>
    <w:p w14:paraId="4DBAFA12" w14:textId="77777777" w:rsidR="00F75C15" w:rsidRDefault="00AB78A6" w:rsidP="00F61AD5">
      <w:pPr>
        <w:pStyle w:val="ITEABodyText"/>
      </w:pPr>
      <w:hyperlink r:id="rId32" w:history="1">
        <w:r w:rsidR="00E160D2" w:rsidRPr="008C7917">
          <w:rPr>
            <w:rStyle w:val="Hyperlink"/>
          </w:rPr>
          <w:t>https://github.com/ModelWriter/Deliverables/blob/master/WP2/data/obeo/text/ArchitectureAutomaticallyAnnotated.textile</w:t>
        </w:r>
      </w:hyperlink>
      <w:r w:rsidR="00E160D2">
        <w:t xml:space="preserve"> </w:t>
      </w:r>
    </w:p>
    <w:p w14:paraId="191862F4" w14:textId="77777777" w:rsidR="00E160D2" w:rsidRDefault="00E160D2" w:rsidP="00F61AD5">
      <w:pPr>
        <w:pStyle w:val="ITEABodyText"/>
      </w:pPr>
    </w:p>
    <w:p w14:paraId="5798D905" w14:textId="77777777" w:rsidR="003663AD" w:rsidRDefault="003663AD" w:rsidP="003663AD">
      <w:pPr>
        <w:pStyle w:val="ITEABodyText"/>
      </w:pPr>
    </w:p>
    <w:p w14:paraId="1DCA7F5E" w14:textId="77777777" w:rsidR="003663AD" w:rsidRPr="0012145D" w:rsidRDefault="003663AD" w:rsidP="0012145D">
      <w:pPr>
        <w:pStyle w:val="ITEABodyText"/>
        <w:rPr>
          <w:lang w:eastAsia="en-US"/>
        </w:rPr>
      </w:pPr>
    </w:p>
    <w:sectPr w:rsidR="003663AD" w:rsidRPr="0012145D" w:rsidSect="00857876">
      <w:headerReference w:type="default" r:id="rId33"/>
      <w:footerReference w:type="default" r:id="rId34"/>
      <w:headerReference w:type="first" r:id="rId35"/>
      <w:footerReference w:type="first" r:id="rId36"/>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58EEB" w14:textId="77777777" w:rsidR="00AB78A6" w:rsidRDefault="00AB78A6" w:rsidP="00963638">
      <w:r>
        <w:separator/>
      </w:r>
    </w:p>
  </w:endnote>
  <w:endnote w:type="continuationSeparator" w:id="0">
    <w:p w14:paraId="0548211D" w14:textId="77777777" w:rsidR="00AB78A6" w:rsidRDefault="00AB78A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5159EA" w:rsidRPr="007F744A" w14:paraId="3904FC22" w14:textId="77777777">
      <w:trPr>
        <w:trHeight w:val="340"/>
      </w:trPr>
      <w:tc>
        <w:tcPr>
          <w:tcW w:w="1809" w:type="dxa"/>
          <w:shd w:val="clear" w:color="auto" w:fill="auto"/>
        </w:tcPr>
        <w:p w14:paraId="77465511" w14:textId="77777777" w:rsidR="005159EA" w:rsidRPr="00CA166C" w:rsidRDefault="005159EA" w:rsidP="00606229">
          <w:pPr>
            <w:pStyle w:val="Footer"/>
            <w:rPr>
              <w:b/>
            </w:rPr>
          </w:pPr>
          <w:r w:rsidRPr="00CA166C">
            <w:rPr>
              <w:noProof/>
              <w:lang w:val="en-US" w:eastAsia="en-US"/>
            </w:rPr>
            <w:drawing>
              <wp:anchor distT="0" distB="0" distL="114300" distR="114300" simplePos="0" relativeHeight="251659264" behindDoc="1" locked="0" layoutInCell="1" allowOverlap="1" wp14:anchorId="797E1B91" wp14:editId="75F48B13">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6C2E1C">
            <w:rPr>
              <w:rStyle w:val="PageNumber"/>
              <w:rFonts w:cs="Arial"/>
              <w:noProof/>
              <w:szCs w:val="20"/>
            </w:rPr>
            <w:t>2</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6C2E1C">
            <w:rPr>
              <w:rStyle w:val="PageNumber"/>
              <w:rFonts w:cs="Arial"/>
              <w:b/>
              <w:noProof/>
              <w:szCs w:val="20"/>
            </w:rPr>
            <w:t>19</w:t>
          </w:r>
          <w:r w:rsidRPr="00CF6CCA">
            <w:rPr>
              <w:rStyle w:val="PageNumber"/>
              <w:rFonts w:cs="Arial"/>
              <w:szCs w:val="20"/>
            </w:rPr>
            <w:fldChar w:fldCharType="end"/>
          </w:r>
        </w:p>
      </w:tc>
      <w:tc>
        <w:tcPr>
          <w:tcW w:w="7477" w:type="dxa"/>
          <w:shd w:val="clear" w:color="auto" w:fill="auto"/>
        </w:tcPr>
        <w:p w14:paraId="603A5613" w14:textId="77777777" w:rsidR="005159EA" w:rsidRPr="00CA166C" w:rsidRDefault="005159EA" w:rsidP="00F506E9">
          <w:pPr>
            <w:pStyle w:val="Footer"/>
            <w:jc w:val="right"/>
            <w:rPr>
              <w:b/>
            </w:rPr>
          </w:pPr>
          <w:r>
            <w:t>Based on the ITEA 3 FFP Annex</w:t>
          </w:r>
          <w:r w:rsidRPr="00CA166C">
            <w:t xml:space="preserve"> Template v1.0 (</w:t>
          </w:r>
          <w:r>
            <w:t>September</w:t>
          </w:r>
          <w:r w:rsidRPr="00CA166C">
            <w:t xml:space="preserve"> 2014)</w:t>
          </w:r>
        </w:p>
      </w:tc>
    </w:tr>
  </w:tbl>
  <w:p w14:paraId="0F49670B" w14:textId="77777777" w:rsidR="005159EA" w:rsidRPr="007F744A" w:rsidRDefault="005159EA"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616AF" w14:textId="77777777" w:rsidR="005159EA" w:rsidRDefault="005159EA" w:rsidP="00CA166C">
    <w:pPr>
      <w:pStyle w:val="Footer"/>
    </w:pPr>
    <w:r>
      <w:rPr>
        <w:noProof/>
        <w:lang w:val="en-US" w:eastAsia="en-US"/>
      </w:rPr>
      <w:drawing>
        <wp:anchor distT="0" distB="0" distL="114300" distR="114300" simplePos="0" relativeHeight="251657216" behindDoc="1" locked="0" layoutInCell="1" allowOverlap="1" wp14:anchorId="032D0201" wp14:editId="70B29662">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939D1" w14:textId="77777777" w:rsidR="00AB78A6" w:rsidRDefault="00AB78A6" w:rsidP="00963638">
      <w:r>
        <w:separator/>
      </w:r>
    </w:p>
  </w:footnote>
  <w:footnote w:type="continuationSeparator" w:id="0">
    <w:p w14:paraId="7195070B" w14:textId="77777777" w:rsidR="00AB78A6" w:rsidRDefault="00AB78A6" w:rsidP="00963638">
      <w:r>
        <w:continuationSeparator/>
      </w:r>
    </w:p>
  </w:footnote>
  <w:footnote w:id="1">
    <w:p w14:paraId="0E402C63" w14:textId="77777777" w:rsidR="005159EA" w:rsidRDefault="005159EA" w:rsidP="005159EA">
      <w:pPr>
        <w:pStyle w:val="FootnoteText"/>
      </w:pPr>
      <w:r>
        <w:rPr>
          <w:rStyle w:val="FootnoteReference"/>
        </w:rPr>
        <w:footnoteRef/>
      </w:r>
      <w:r>
        <w:t xml:space="preserve"> This first prototype is described in a paper that will be presented as a poster at SEPLN 2015. “Parsing Text into RDF”, Brahim Batouche, Claire Gardent and Anne Monceaux. </w:t>
      </w:r>
    </w:p>
  </w:footnote>
  <w:footnote w:id="2">
    <w:p w14:paraId="4EF3830B" w14:textId="77777777" w:rsidR="005159EA" w:rsidRPr="003E74ED" w:rsidRDefault="005159EA">
      <w:pPr>
        <w:pStyle w:val="FootnoteText"/>
        <w:rPr>
          <w:lang w:val="fr-FR"/>
        </w:rPr>
      </w:pPr>
      <w:r>
        <w:rPr>
          <w:rStyle w:val="FootnoteReference"/>
        </w:rPr>
        <w:footnoteRef/>
      </w:r>
      <w:r>
        <w:t xml:space="preserve"> </w:t>
      </w:r>
      <w:r w:rsidRPr="003E74ED">
        <w:t>http://txstyle.org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15B7B200" w14:textId="77777777" w:rsidR="005159EA" w:rsidRPr="00F14F6F" w:rsidRDefault="00D33D16" w:rsidP="00CA166C">
        <w:pPr>
          <w:pStyle w:val="Header"/>
          <w:jc w:val="right"/>
          <w:rPr>
            <w:sz w:val="12"/>
            <w:szCs w:val="12"/>
          </w:rPr>
        </w:pPr>
        <w:r>
          <w:fldChar w:fldCharType="begin"/>
        </w:r>
        <w:r>
          <w:instrText xml:space="preserve"> PAGE   \* MERGEFORMAT </w:instrText>
        </w:r>
        <w:r>
          <w:fldChar w:fldCharType="separate"/>
        </w:r>
        <w:r w:rsidR="006C2E1C">
          <w:rPr>
            <w:noProof/>
          </w:rPr>
          <w:t>2</w:t>
        </w:r>
        <w:r>
          <w:rPr>
            <w:noProof/>
          </w:rPr>
          <w:fldChar w:fldCharType="end"/>
        </w:r>
        <w:r w:rsidR="005159EA">
          <w:rPr>
            <w:noProof/>
            <w:lang w:val="en-US" w:eastAsia="en-US"/>
          </w:rPr>
          <w:drawing>
            <wp:anchor distT="0" distB="0" distL="114300" distR="114300" simplePos="0" relativeHeight="251658240" behindDoc="1" locked="0" layoutInCell="1" allowOverlap="1" wp14:anchorId="207CED30" wp14:editId="5CDA0370">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43347634" w14:textId="77777777" w:rsidR="005159EA" w:rsidRPr="00F14F6F" w:rsidRDefault="005159EA" w:rsidP="00F14F6F">
    <w:pPr>
      <w:pStyle w:val="Header"/>
      <w:spacing w:before="120" w:after="120"/>
      <w:jc w:val="right"/>
      <w:rPr>
        <w:sz w:val="12"/>
        <w:szCs w:val="12"/>
      </w:rPr>
    </w:pPr>
  </w:p>
  <w:p w14:paraId="4EA77850" w14:textId="77777777" w:rsidR="005159EA" w:rsidRPr="00ED1AF8" w:rsidRDefault="005159EA" w:rsidP="00874322">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del w:id="209" w:author="Ferhat Erata" w:date="2015-09-16T13:15:00Z">
      <w:r w:rsidDel="00232037">
        <w:rPr>
          <w:rFonts w:eastAsiaTheme="minorHAnsi" w:cstheme="minorBidi"/>
          <w:color w:val="7F7F7F" w:themeColor="text1" w:themeTint="80"/>
          <w:spacing w:val="0"/>
          <w:sz w:val="18"/>
          <w:szCs w:val="18"/>
          <w:lang w:eastAsia="en-US"/>
        </w:rPr>
        <w:delText>&lt;</w:delText>
      </w:r>
    </w:del>
    <w:r>
      <w:rPr>
        <w:rFonts w:eastAsiaTheme="minorHAnsi" w:cstheme="minorBidi"/>
        <w:color w:val="7F7F7F" w:themeColor="text1" w:themeTint="80"/>
        <w:spacing w:val="0"/>
        <w:sz w:val="18"/>
        <w:szCs w:val="18"/>
        <w:lang w:eastAsia="en-US"/>
      </w:rPr>
      <w:t>D2.1.2</w:t>
    </w:r>
    <w:del w:id="210" w:author="Ferhat Erata" w:date="2015-09-16T13:15:00Z">
      <w:r w:rsidDel="00232037">
        <w:rPr>
          <w:rFonts w:eastAsiaTheme="minorHAnsi" w:cstheme="minorBidi"/>
          <w:color w:val="7F7F7F" w:themeColor="text1" w:themeTint="80"/>
          <w:spacing w:val="0"/>
          <w:sz w:val="18"/>
          <w:szCs w:val="18"/>
          <w:lang w:eastAsia="en-US"/>
        </w:rPr>
        <w:delText>&gt;</w:delText>
      </w:r>
    </w:del>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del w:id="211" w:author="Ferhat Erata" w:date="2015-09-16T13:15:00Z">
      <w:r w:rsidDel="00232037">
        <w:rPr>
          <w:sz w:val="18"/>
        </w:rPr>
        <w:delText>&lt;</w:delText>
      </w:r>
    </w:del>
    <w:r>
      <w:rPr>
        <w:sz w:val="18"/>
      </w:rPr>
      <w:t>Documentation of the Corpora</w:t>
    </w:r>
    <w:del w:id="212" w:author="Ferhat Erata" w:date="2015-09-16T13:15:00Z">
      <w:r w:rsidDel="00232037">
        <w:rPr>
          <w:sz w:val="18"/>
        </w:rPr>
        <w:delText>&gt;</w:delText>
      </w:r>
    </w:del>
  </w:p>
  <w:p w14:paraId="09BF8396" w14:textId="77777777" w:rsidR="005159EA" w:rsidRPr="00ED1AF8" w:rsidRDefault="005159EA"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3FE22" w14:textId="77777777" w:rsidR="005159EA" w:rsidRDefault="005159EA" w:rsidP="00CA166C">
    <w:pPr>
      <w:pStyle w:val="Header"/>
    </w:pPr>
    <w:r>
      <w:rPr>
        <w:noProof/>
        <w:lang w:val="en-US" w:eastAsia="en-US"/>
      </w:rPr>
      <w:drawing>
        <wp:anchor distT="0" distB="0" distL="114300" distR="114300" simplePos="0" relativeHeight="251656192" behindDoc="1" locked="0" layoutInCell="1" allowOverlap="1" wp14:anchorId="41884C6B" wp14:editId="24E869BB">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1DD0FC5"/>
    <w:multiLevelType w:val="multilevel"/>
    <w:tmpl w:val="75F2655A"/>
    <w:numStyleLink w:val="ITEAReferenceItem"/>
  </w:abstractNum>
  <w:abstractNum w:abstractNumId="13"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15:restartNumberingAfterBreak="0">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hat Erata">
    <w15:presenceInfo w15:providerId="None" w15:userId="Ferhat Era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fr-FR"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oNotTrackMove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468F"/>
    <w:rsid w:val="0004781C"/>
    <w:rsid w:val="00050F75"/>
    <w:rsid w:val="00051181"/>
    <w:rsid w:val="000516DA"/>
    <w:rsid w:val="0005173E"/>
    <w:rsid w:val="00051D5D"/>
    <w:rsid w:val="00052E81"/>
    <w:rsid w:val="00053508"/>
    <w:rsid w:val="00054222"/>
    <w:rsid w:val="00054538"/>
    <w:rsid w:val="00056FC2"/>
    <w:rsid w:val="000571C7"/>
    <w:rsid w:val="00057E7A"/>
    <w:rsid w:val="00060810"/>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353"/>
    <w:rsid w:val="00086128"/>
    <w:rsid w:val="00086340"/>
    <w:rsid w:val="00087AF3"/>
    <w:rsid w:val="00090377"/>
    <w:rsid w:val="000905F8"/>
    <w:rsid w:val="00091C5D"/>
    <w:rsid w:val="00092E57"/>
    <w:rsid w:val="000934A8"/>
    <w:rsid w:val="000936B6"/>
    <w:rsid w:val="000953CE"/>
    <w:rsid w:val="00096777"/>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8A2"/>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36E"/>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2037"/>
    <w:rsid w:val="00235A86"/>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570F5"/>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364B"/>
    <w:rsid w:val="0034404A"/>
    <w:rsid w:val="00344D82"/>
    <w:rsid w:val="00345B2B"/>
    <w:rsid w:val="00346088"/>
    <w:rsid w:val="0034728D"/>
    <w:rsid w:val="00351008"/>
    <w:rsid w:val="003524CB"/>
    <w:rsid w:val="003546F1"/>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87102"/>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24B"/>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3F718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1956"/>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0245"/>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4E2B"/>
    <w:rsid w:val="00596BF0"/>
    <w:rsid w:val="00597824"/>
    <w:rsid w:val="005A1378"/>
    <w:rsid w:val="005A1483"/>
    <w:rsid w:val="005A2FB2"/>
    <w:rsid w:val="005A5689"/>
    <w:rsid w:val="005A5A65"/>
    <w:rsid w:val="005A72DA"/>
    <w:rsid w:val="005A751F"/>
    <w:rsid w:val="005B208B"/>
    <w:rsid w:val="005B243C"/>
    <w:rsid w:val="005B3C82"/>
    <w:rsid w:val="005B4CA5"/>
    <w:rsid w:val="005B694C"/>
    <w:rsid w:val="005B6A6A"/>
    <w:rsid w:val="005C0865"/>
    <w:rsid w:val="005C1535"/>
    <w:rsid w:val="005C2DD2"/>
    <w:rsid w:val="005C3577"/>
    <w:rsid w:val="005C3868"/>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5F725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876"/>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2E1C"/>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042"/>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5D8"/>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706"/>
    <w:rsid w:val="00841E47"/>
    <w:rsid w:val="0084399F"/>
    <w:rsid w:val="00843A42"/>
    <w:rsid w:val="00843B24"/>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D59"/>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622"/>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55D82"/>
    <w:rsid w:val="0096076C"/>
    <w:rsid w:val="009609CB"/>
    <w:rsid w:val="0096176F"/>
    <w:rsid w:val="00961AB7"/>
    <w:rsid w:val="00962A53"/>
    <w:rsid w:val="00963524"/>
    <w:rsid w:val="00963638"/>
    <w:rsid w:val="00965644"/>
    <w:rsid w:val="009708E7"/>
    <w:rsid w:val="00971C08"/>
    <w:rsid w:val="00973958"/>
    <w:rsid w:val="00974411"/>
    <w:rsid w:val="00977047"/>
    <w:rsid w:val="0097768A"/>
    <w:rsid w:val="00977ED7"/>
    <w:rsid w:val="00980569"/>
    <w:rsid w:val="0098369E"/>
    <w:rsid w:val="00985724"/>
    <w:rsid w:val="00986FF0"/>
    <w:rsid w:val="00990F04"/>
    <w:rsid w:val="00991AD3"/>
    <w:rsid w:val="00992705"/>
    <w:rsid w:val="00994372"/>
    <w:rsid w:val="00994485"/>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E7F5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17938"/>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8A6"/>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56D99"/>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29D5"/>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2FF9"/>
    <w:rsid w:val="00C8321D"/>
    <w:rsid w:val="00C84E92"/>
    <w:rsid w:val="00C858D3"/>
    <w:rsid w:val="00C86D29"/>
    <w:rsid w:val="00C87B3D"/>
    <w:rsid w:val="00C901FD"/>
    <w:rsid w:val="00C91296"/>
    <w:rsid w:val="00C9196A"/>
    <w:rsid w:val="00C925A7"/>
    <w:rsid w:val="00C92E22"/>
    <w:rsid w:val="00C931AF"/>
    <w:rsid w:val="00C94E1C"/>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3D16"/>
    <w:rsid w:val="00D34642"/>
    <w:rsid w:val="00D36AED"/>
    <w:rsid w:val="00D37151"/>
    <w:rsid w:val="00D4068A"/>
    <w:rsid w:val="00D41275"/>
    <w:rsid w:val="00D41830"/>
    <w:rsid w:val="00D41B7B"/>
    <w:rsid w:val="00D427DF"/>
    <w:rsid w:val="00D4319C"/>
    <w:rsid w:val="00D45958"/>
    <w:rsid w:val="00D46223"/>
    <w:rsid w:val="00D47CBB"/>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66F58"/>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4E51"/>
    <w:rsid w:val="00F46007"/>
    <w:rsid w:val="00F4631D"/>
    <w:rsid w:val="00F465AD"/>
    <w:rsid w:val="00F465EF"/>
    <w:rsid w:val="00F50008"/>
    <w:rsid w:val="00F506E9"/>
    <w:rsid w:val="00F51FA7"/>
    <w:rsid w:val="00F52A35"/>
    <w:rsid w:val="00F53D3F"/>
    <w:rsid w:val="00F54669"/>
    <w:rsid w:val="00F54A8F"/>
    <w:rsid w:val="00F54E5E"/>
    <w:rsid w:val="00F55011"/>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41"/>
    <w:rsid w:val="00FB4E97"/>
    <w:rsid w:val="00FB5065"/>
    <w:rsid w:val="00FB637C"/>
    <w:rsid w:val="00FC2415"/>
    <w:rsid w:val="00FC37EA"/>
    <w:rsid w:val="00FC4909"/>
    <w:rsid w:val="00FC4E68"/>
    <w:rsid w:val="00FC4F5C"/>
    <w:rsid w:val="00FC5215"/>
    <w:rsid w:val="00FC67D8"/>
    <w:rsid w:val="00FC7CBB"/>
    <w:rsid w:val="00FC7D39"/>
    <w:rsid w:val="00FD0D74"/>
    <w:rsid w:val="00FD1D2F"/>
    <w:rsid w:val="00FD24D8"/>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C81864"/>
  <w15:docId w15:val="{2D705703-426F-4A0C-8C3B-D6B23E3B9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iPriority="0"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har"/>
    <w:qFormat/>
    <w:rsid w:val="00232037"/>
    <w:pPr>
      <w:spacing w:before="240" w:after="240"/>
    </w:pPr>
  </w:style>
  <w:style w:type="character" w:customStyle="1" w:styleId="ITEAHeading2Char">
    <w:name w:val="ITEA_Heading_2 Char"/>
    <w:basedOn w:val="Heading3withnumberingCar"/>
    <w:link w:val="ITEAHeading2"/>
    <w:rsid w:val="00232037"/>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odelWriter/French-Consortium/airbus/text/rules.xs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ModelWriter/WP6/tree/master/EcoreConcepts-JavaConcepts-Annotator"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ModelWriter/French-Consortium/airbus/text/rules.txt" TargetMode="External"/><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odelWriter/Deliverables/blob/master/WP2/data/obeo/model/EcoreConcepts.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ModelWriter/French-Consortium/airbus/text/SIDP92A001V.docx" TargetMode="External"/><Relationship Id="rId32" Type="http://schemas.openxmlformats.org/officeDocument/2006/relationships/hyperlink" Target="https://github.com/ModelWriter/Deliverables/blob/master/WP2/data/obeo/text/ArchitectureAutomaticallyAnnotated.textile"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ModelWriter/French-Consortium/airbus/kb/rules.r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ModelWriter/Deliverables/blob/master/WP2/data/obeo/text/Architecture.text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ModelWriter/French-Consortium/airbus/kb/airbusComponentsKB_03072015.rdf" TargetMode="External"/><Relationship Id="rId30" Type="http://schemas.openxmlformats.org/officeDocument/2006/relationships/hyperlink" Target="https://github.com/ModelWriter/Deliverables/blob/master/WP2/data/obeo/model/JavaConcepts.txt"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40C5F6C4-0B39-410E-955D-5E0C510F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18</TotalTime>
  <Pages>1</Pages>
  <Words>3312</Words>
  <Characters>18880</Characters>
  <Application>Microsoft Office Word</Application>
  <DocSecurity>0</DocSecurity>
  <Lines>157</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22148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30</cp:revision>
  <cp:lastPrinted>2015-09-16T14:53:00Z</cp:lastPrinted>
  <dcterms:created xsi:type="dcterms:W3CDTF">2015-09-08T16:36:00Z</dcterms:created>
  <dcterms:modified xsi:type="dcterms:W3CDTF">2015-09-16T14:53:00Z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